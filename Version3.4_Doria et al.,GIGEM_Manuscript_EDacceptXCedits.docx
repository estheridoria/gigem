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FEC5" w14:textId="77777777" w:rsidR="003D60E6" w:rsidRDefault="003D60E6" w:rsidP="003D60E6">
      <w:pPr>
        <w:spacing w:after="60" w:line="360" w:lineRule="auto"/>
        <w:ind w:left="360"/>
        <w:rPr>
          <w:ins w:id="0" w:author="Xin Chen" w:date="2025-05-02T11:39:00Z" w16du:dateUtc="2025-05-02T15:39:00Z"/>
          <w:sz w:val="48"/>
          <w:szCs w:val="48"/>
        </w:rPr>
      </w:pPr>
      <w:bookmarkStart w:id="1" w:name="_heading=h.gjdgxs" w:colFirst="0" w:colLast="0"/>
      <w:bookmarkEnd w:id="1"/>
    </w:p>
    <w:p w14:paraId="00000001" w14:textId="6CBC492C" w:rsidR="001F7126" w:rsidRDefault="006F590D" w:rsidP="003D60E6">
      <w:pPr>
        <w:spacing w:after="60" w:line="360" w:lineRule="auto"/>
        <w:ind w:left="360"/>
        <w:rPr>
          <w:sz w:val="48"/>
          <w:szCs w:val="48"/>
        </w:rPr>
      </w:pPr>
      <w:r>
        <w:rPr>
          <w:sz w:val="48"/>
          <w:szCs w:val="48"/>
        </w:rPr>
        <w:t xml:space="preserve">GIGEM (Group Isolation Gauge Effect Metrics), A Software Suite for Studying Social Isolation-induced Sleep Loss in Sleep Inbred Panel of </w:t>
      </w:r>
      <w:r>
        <w:rPr>
          <w:i/>
          <w:sz w:val="48"/>
          <w:szCs w:val="48"/>
        </w:rPr>
        <w:t>Drosophila melanogaster</w:t>
      </w:r>
    </w:p>
    <w:p w14:paraId="00000002" w14:textId="77777777" w:rsidR="001F7126" w:rsidRDefault="001F7126" w:rsidP="003D60E6">
      <w:pPr>
        <w:spacing w:line="360" w:lineRule="auto"/>
        <w:ind w:left="360"/>
      </w:pPr>
    </w:p>
    <w:p w14:paraId="10D5AFC7" w14:textId="77777777" w:rsidR="003D60E6" w:rsidRDefault="003D60E6" w:rsidP="003D60E6">
      <w:pPr>
        <w:spacing w:line="360" w:lineRule="auto"/>
        <w:ind w:left="360"/>
        <w:rPr>
          <w:ins w:id="2" w:author="Xin Chen" w:date="2025-05-02T11:39:00Z" w16du:dateUtc="2025-05-02T15:39:00Z"/>
        </w:rPr>
      </w:pPr>
    </w:p>
    <w:p w14:paraId="00000006" w14:textId="169FD4AD" w:rsidR="001F7126" w:rsidRPr="006960F5" w:rsidRDefault="006F590D" w:rsidP="006960F5">
      <w:pPr>
        <w:spacing w:line="360" w:lineRule="auto"/>
        <w:ind w:left="360"/>
        <w:rPr>
          <w:i/>
          <w:vertAlign w:val="superscript"/>
        </w:rPr>
      </w:pPr>
      <w:r>
        <w:t>Esther I. Doria</w:t>
      </w:r>
      <w:r>
        <w:rPr>
          <w:vertAlign w:val="superscript"/>
        </w:rPr>
        <w:t xml:space="preserve">1, </w:t>
      </w:r>
      <w:r>
        <w:t>*, Feda Hammood</w:t>
      </w:r>
      <w:r>
        <w:rPr>
          <w:vertAlign w:val="superscript"/>
        </w:rPr>
        <w:t>2,3,</w:t>
      </w:r>
      <w:proofErr w:type="gramStart"/>
      <w:r>
        <w:rPr>
          <w:vertAlign w:val="superscript"/>
        </w:rPr>
        <w:t>4,</w:t>
      </w:r>
      <w:r>
        <w:t>*</w:t>
      </w:r>
      <w:proofErr w:type="gramEnd"/>
      <w:r>
        <w:t xml:space="preserve">, and </w:t>
      </w:r>
      <w:proofErr w:type="spellStart"/>
      <w:r>
        <w:t>Wanhe</w:t>
      </w:r>
      <w:proofErr w:type="spellEnd"/>
      <w:r>
        <w:t xml:space="preserve"> Li</w:t>
      </w:r>
      <w:r>
        <w:rPr>
          <w:vertAlign w:val="superscript"/>
        </w:rPr>
        <w:t>1</w:t>
      </w:r>
    </w:p>
    <w:p w14:paraId="00000007" w14:textId="77777777" w:rsidR="001F7126" w:rsidRDefault="001F7126" w:rsidP="003D60E6">
      <w:pPr>
        <w:spacing w:line="360" w:lineRule="auto"/>
        <w:ind w:left="360"/>
      </w:pPr>
    </w:p>
    <w:p w14:paraId="00000008" w14:textId="252ECC10" w:rsidR="001F7126" w:rsidRDefault="003D60E6" w:rsidP="003D60E6">
      <w:pPr>
        <w:spacing w:line="360" w:lineRule="auto"/>
        <w:ind w:left="360"/>
      </w:pPr>
      <w:r>
        <w:t>* These authors contribute equally</w:t>
      </w:r>
    </w:p>
    <w:p w14:paraId="00000009" w14:textId="68F7E0E7" w:rsidR="001F7126" w:rsidRDefault="006F590D" w:rsidP="003D60E6">
      <w:pPr>
        <w:spacing w:line="360" w:lineRule="auto"/>
        <w:ind w:left="360"/>
      </w:pPr>
      <w:r>
        <w:rPr>
          <w:vertAlign w:val="superscript"/>
        </w:rPr>
        <w:t>1</w:t>
      </w:r>
      <w:ins w:id="3" w:author="Xin Chen" w:date="2025-05-02T11:30:00Z" w16du:dateUtc="2025-05-02T15:30:00Z">
        <w:r w:rsidR="003D60E6">
          <w:rPr>
            <w:vertAlign w:val="superscript"/>
          </w:rPr>
          <w:t xml:space="preserve"> </w:t>
        </w:r>
      </w:ins>
      <w:r>
        <w:t>Center for Biological Clocks Research, Department of Biology, Texas A&amp;M University, College Station, TX</w:t>
      </w:r>
      <w:r w:rsidR="003D60E6">
        <w:t xml:space="preserve"> 77843</w:t>
      </w:r>
      <w:r>
        <w:t>, United States</w:t>
      </w:r>
    </w:p>
    <w:p w14:paraId="0000000A" w14:textId="61AF8313" w:rsidR="001F7126" w:rsidRDefault="006F590D" w:rsidP="003D60E6">
      <w:pPr>
        <w:spacing w:line="360" w:lineRule="auto"/>
        <w:ind w:left="360"/>
      </w:pPr>
      <w:r>
        <w:rPr>
          <w:vertAlign w:val="superscript"/>
        </w:rPr>
        <w:t>2</w:t>
      </w:r>
      <w:ins w:id="4" w:author="Xin Chen" w:date="2025-05-02T11:30:00Z" w16du:dateUtc="2025-05-02T15:30:00Z">
        <w:r w:rsidR="003D60E6">
          <w:rPr>
            <w:vertAlign w:val="superscript"/>
          </w:rPr>
          <w:t xml:space="preserve"> </w:t>
        </w:r>
      </w:ins>
      <w:proofErr w:type="spellStart"/>
      <w:r>
        <w:t>Yallow</w:t>
      </w:r>
      <w:proofErr w:type="spellEnd"/>
      <w:r>
        <w:t xml:space="preserve"> Scholars Program, Hunter College, New York, NY</w:t>
      </w:r>
      <w:r w:rsidR="003D60E6">
        <w:t xml:space="preserve"> 10065</w:t>
      </w:r>
      <w:r>
        <w:t>, United States</w:t>
      </w:r>
    </w:p>
    <w:p w14:paraId="0000000B" w14:textId="081194B8" w:rsidR="001F7126" w:rsidRDefault="006F590D" w:rsidP="003D60E6">
      <w:pPr>
        <w:spacing w:line="360" w:lineRule="auto"/>
        <w:ind w:left="360"/>
      </w:pPr>
      <w:r>
        <w:rPr>
          <w:vertAlign w:val="superscript"/>
        </w:rPr>
        <w:t>3</w:t>
      </w:r>
      <w:ins w:id="5" w:author="Xin Chen" w:date="2025-05-02T11:30:00Z" w16du:dateUtc="2025-05-02T15:30:00Z">
        <w:r w:rsidR="003D60E6">
          <w:rPr>
            <w:vertAlign w:val="superscript"/>
          </w:rPr>
          <w:t xml:space="preserve"> </w:t>
        </w:r>
      </w:ins>
      <w:r>
        <w:t>The Rockefeller University, New York, New York</w:t>
      </w:r>
      <w:r w:rsidR="003D60E6">
        <w:t xml:space="preserve"> 10065</w:t>
      </w:r>
      <w:r>
        <w:t>, United States</w:t>
      </w:r>
    </w:p>
    <w:p w14:paraId="0000000C" w14:textId="24D55552" w:rsidR="001F7126" w:rsidRDefault="006F590D" w:rsidP="003D60E6">
      <w:pPr>
        <w:spacing w:line="360" w:lineRule="auto"/>
        <w:ind w:left="360"/>
      </w:pPr>
      <w:r>
        <w:rPr>
          <w:vertAlign w:val="superscript"/>
        </w:rPr>
        <w:t>4</w:t>
      </w:r>
      <w:ins w:id="6" w:author="Xin Chen" w:date="2025-05-02T11:30:00Z" w16du:dateUtc="2025-05-02T15:30:00Z">
        <w:r w:rsidR="003D60E6">
          <w:rPr>
            <w:vertAlign w:val="superscript"/>
          </w:rPr>
          <w:t xml:space="preserve"> </w:t>
        </w:r>
      </w:ins>
      <w:r>
        <w:t xml:space="preserve">Current Address: </w:t>
      </w:r>
    </w:p>
    <w:p w14:paraId="42CEF3BE" w14:textId="77777777" w:rsidR="003D60E6" w:rsidRDefault="003D60E6" w:rsidP="003D60E6">
      <w:pPr>
        <w:spacing w:line="360" w:lineRule="auto"/>
        <w:ind w:left="360"/>
        <w:rPr>
          <w:vertAlign w:val="superscript"/>
        </w:rPr>
      </w:pPr>
    </w:p>
    <w:p w14:paraId="0000000D" w14:textId="6F3995F3" w:rsidR="001F7126" w:rsidRDefault="006F590D" w:rsidP="003D60E6">
      <w:pPr>
        <w:spacing w:line="360" w:lineRule="auto"/>
        <w:ind w:left="360"/>
      </w:pPr>
      <w:r>
        <w:t xml:space="preserve">Corresponding author: </w:t>
      </w:r>
      <w:proofErr w:type="spellStart"/>
      <w:r w:rsidR="003D60E6">
        <w:t>Wanhe</w:t>
      </w:r>
      <w:proofErr w:type="spellEnd"/>
      <w:r w:rsidR="003D60E6">
        <w:t xml:space="preserve"> Li </w:t>
      </w:r>
      <w:hyperlink r:id="rId9" w:history="1">
        <w:r w:rsidR="003D60E6" w:rsidRPr="0087704E">
          <w:rPr>
            <w:rStyle w:val="Hyperlink"/>
          </w:rPr>
          <w:t>wli01@tamu.edu</w:t>
        </w:r>
      </w:hyperlink>
      <w:r>
        <w:t xml:space="preserve"> </w:t>
      </w:r>
    </w:p>
    <w:p w14:paraId="0000000E" w14:textId="77777777" w:rsidR="001F7126" w:rsidRDefault="006F590D" w:rsidP="003D60E6">
      <w:pPr>
        <w:spacing w:line="360" w:lineRule="auto"/>
      </w:pPr>
      <w:r>
        <w:br w:type="page"/>
      </w:r>
    </w:p>
    <w:p w14:paraId="0000000F" w14:textId="77777777" w:rsidR="001F7126" w:rsidRPr="000E634B" w:rsidRDefault="006F590D" w:rsidP="003D60E6">
      <w:pPr>
        <w:spacing w:line="360" w:lineRule="auto"/>
        <w:rPr>
          <w:b/>
          <w:iCs/>
          <w:color w:val="000000"/>
          <w:highlight w:val="yellow"/>
        </w:rPr>
      </w:pPr>
      <w:r w:rsidRPr="000E634B">
        <w:rPr>
          <w:b/>
          <w:iCs/>
          <w:color w:val="000000"/>
          <w:highlight w:val="yellow"/>
        </w:rPr>
        <w:lastRenderedPageBreak/>
        <w:t>Abstract</w:t>
      </w:r>
    </w:p>
    <w:p w14:paraId="551FD72F" w14:textId="77777777" w:rsidR="000D078B" w:rsidRPr="000E634B" w:rsidRDefault="000D078B" w:rsidP="003D60E6">
      <w:pPr>
        <w:spacing w:line="360" w:lineRule="auto"/>
        <w:rPr>
          <w:rFonts w:ascii="Open Sans" w:hAnsi="Open Sans" w:cs="Open Sans"/>
          <w:color w:val="333333"/>
          <w:highlight w:val="yellow"/>
          <w:shd w:val="clear" w:color="auto" w:fill="FFFFFF"/>
        </w:rPr>
      </w:pPr>
      <w:r w:rsidRPr="000E634B">
        <w:rPr>
          <w:rFonts w:ascii="Open Sans" w:hAnsi="Open Sans" w:cs="Open Sans"/>
          <w:color w:val="333333"/>
          <w:highlight w:val="yellow"/>
          <w:shd w:val="clear" w:color="auto" w:fill="FFFFFF"/>
        </w:rPr>
        <w:t xml:space="preserve">300 </w:t>
      </w:r>
      <w:proofErr w:type="gramStart"/>
      <w:r w:rsidRPr="000E634B">
        <w:rPr>
          <w:rFonts w:ascii="Open Sans" w:hAnsi="Open Sans" w:cs="Open Sans"/>
          <w:color w:val="333333"/>
          <w:highlight w:val="yellow"/>
          <w:shd w:val="clear" w:color="auto" w:fill="FFFFFF"/>
        </w:rPr>
        <w:t>words;</w:t>
      </w:r>
      <w:proofErr w:type="gramEnd"/>
      <w:r w:rsidRPr="000E634B">
        <w:rPr>
          <w:rFonts w:ascii="Open Sans" w:hAnsi="Open Sans" w:cs="Open Sans"/>
          <w:color w:val="333333"/>
          <w:highlight w:val="yellow"/>
          <w:shd w:val="clear" w:color="auto" w:fill="FFFFFF"/>
        </w:rPr>
        <w:t xml:space="preserve"> </w:t>
      </w:r>
    </w:p>
    <w:p w14:paraId="00000010" w14:textId="00251908" w:rsidR="001F7126" w:rsidRPr="003D60E6" w:rsidDel="000D078B" w:rsidRDefault="000D078B" w:rsidP="003D60E6">
      <w:pPr>
        <w:spacing w:line="360" w:lineRule="auto"/>
        <w:rPr>
          <w:del w:id="7" w:author="Xin Chen" w:date="2025-05-02T11:16:00Z" w16du:dateUtc="2025-05-02T15:16:00Z"/>
          <w:b/>
          <w:color w:val="000000"/>
        </w:rPr>
      </w:pPr>
      <w:r w:rsidRPr="003D60E6">
        <w:rPr>
          <w:rFonts w:ascii="Open Sans" w:hAnsi="Open Sans" w:cs="Open Sans"/>
          <w:color w:val="333333"/>
          <w:highlight w:val="yellow"/>
          <w:shd w:val="clear" w:color="auto" w:fill="FFFFFF"/>
        </w:rPr>
        <w:t>You should i</w:t>
      </w:r>
      <w:r w:rsidRPr="000E634B">
        <w:rPr>
          <w:rFonts w:ascii="Open Sans" w:hAnsi="Open Sans" w:cs="Open Sans"/>
          <w:color w:val="333333"/>
          <w:highlight w:val="yellow"/>
          <w:shd w:val="clear" w:color="auto" w:fill="FFFFFF"/>
        </w:rPr>
        <w:t>nclude the purpose of the research, major findings, and conclusions.</w:t>
      </w:r>
      <w:r w:rsidRPr="003D60E6">
        <w:rPr>
          <w:rFonts w:ascii="Open Sans" w:hAnsi="Open Sans" w:cs="Open Sans"/>
          <w:color w:val="333333"/>
          <w:shd w:val="clear" w:color="auto" w:fill="FFFFFF"/>
        </w:rPr>
        <w:t xml:space="preserve"> </w:t>
      </w:r>
    </w:p>
    <w:p w14:paraId="6164C2FE" w14:textId="77777777" w:rsidR="000D078B" w:rsidRPr="003D60E6" w:rsidRDefault="000D078B" w:rsidP="003D60E6">
      <w:pPr>
        <w:spacing w:line="360" w:lineRule="auto"/>
        <w:rPr>
          <w:b/>
          <w:color w:val="000000"/>
        </w:rPr>
      </w:pPr>
    </w:p>
    <w:p w14:paraId="134F9D17" w14:textId="77777777" w:rsidR="000D078B" w:rsidRPr="003D60E6" w:rsidRDefault="000D078B" w:rsidP="003D60E6">
      <w:pPr>
        <w:spacing w:line="360" w:lineRule="auto"/>
        <w:rPr>
          <w:b/>
          <w:color w:val="000000"/>
        </w:rPr>
      </w:pPr>
    </w:p>
    <w:p w14:paraId="2A1E0BA3" w14:textId="55E51BDF" w:rsidR="000D078B" w:rsidRPr="000E634B" w:rsidRDefault="000D078B" w:rsidP="003D60E6">
      <w:pPr>
        <w:spacing w:line="360" w:lineRule="auto"/>
        <w:rPr>
          <w:b/>
          <w:iCs/>
          <w:color w:val="000000"/>
          <w:highlight w:val="yellow"/>
        </w:rPr>
      </w:pPr>
      <w:r w:rsidRPr="000E634B">
        <w:rPr>
          <w:b/>
          <w:iCs/>
          <w:color w:val="000000"/>
          <w:highlight w:val="yellow"/>
        </w:rPr>
        <w:t>Visual Abstract</w:t>
      </w:r>
    </w:p>
    <w:p w14:paraId="12864AC3" w14:textId="2B801C37" w:rsidR="000D078B" w:rsidRPr="003D60E6" w:rsidRDefault="000D078B" w:rsidP="003D60E6">
      <w:pPr>
        <w:spacing w:line="360" w:lineRule="auto"/>
        <w:rPr>
          <w:b/>
          <w:color w:val="000000"/>
        </w:rPr>
      </w:pPr>
      <w:r w:rsidRPr="000E634B">
        <w:rPr>
          <w:rFonts w:ascii="Open Sans" w:hAnsi="Open Sans" w:cs="Open Sans"/>
          <w:color w:val="333333"/>
          <w:highlight w:val="yellow"/>
          <w:shd w:val="clear" w:color="auto" w:fill="FFFFFF"/>
        </w:rPr>
        <w:t xml:space="preserve">Optional. A visual or graphical abstract is one single-panel image meant to be a clear, quick, and concise </w:t>
      </w:r>
      <w:proofErr w:type="spellStart"/>
      <w:r w:rsidRPr="000E634B">
        <w:rPr>
          <w:rFonts w:ascii="Open Sans" w:hAnsi="Open Sans" w:cs="Open Sans"/>
          <w:color w:val="333333"/>
          <w:highlight w:val="yellow"/>
          <w:shd w:val="clear" w:color="auto" w:fill="FFFFFF"/>
        </w:rPr>
        <w:t>pictoral</w:t>
      </w:r>
      <w:proofErr w:type="spellEnd"/>
      <w:r w:rsidRPr="000E634B">
        <w:rPr>
          <w:rFonts w:ascii="Open Sans" w:hAnsi="Open Sans" w:cs="Open Sans"/>
          <w:color w:val="333333"/>
          <w:highlight w:val="yellow"/>
          <w:shd w:val="clear" w:color="auto" w:fill="FFFFFF"/>
        </w:rPr>
        <w:t xml:space="preserve"> representation of the research published in the journal. It is meant to support the written abstract that accompanies all papers submitted for review to the journal.</w:t>
      </w:r>
    </w:p>
    <w:p w14:paraId="72D77710" w14:textId="77777777" w:rsidR="000D078B" w:rsidRPr="003D60E6" w:rsidRDefault="000D078B" w:rsidP="003D60E6">
      <w:pPr>
        <w:spacing w:line="360" w:lineRule="auto"/>
        <w:rPr>
          <w:b/>
          <w:color w:val="000000"/>
        </w:rPr>
      </w:pPr>
    </w:p>
    <w:p w14:paraId="71402CFC" w14:textId="4D057F7D" w:rsidR="000D078B" w:rsidRPr="002C4A73" w:rsidRDefault="006F590D" w:rsidP="003D60E6">
      <w:pPr>
        <w:spacing w:line="360" w:lineRule="auto"/>
        <w:rPr>
          <w:b/>
          <w:i/>
        </w:rPr>
      </w:pPr>
      <w:r w:rsidRPr="003D60E6">
        <w:rPr>
          <w:b/>
          <w:iCs/>
        </w:rPr>
        <w:t>Keyword</w:t>
      </w:r>
      <w:r w:rsidRPr="003D60E6">
        <w:rPr>
          <w:b/>
          <w:iCs/>
          <w:color w:val="000000" w:themeColor="text1"/>
        </w:rPr>
        <w:t xml:space="preserve">s </w:t>
      </w:r>
      <w:r w:rsidRPr="003D60E6">
        <w:rPr>
          <w:color w:val="000000" w:themeColor="text1"/>
        </w:rPr>
        <w:t xml:space="preserve">Social Isolation; Sleep; </w:t>
      </w:r>
      <w:r w:rsidR="002C4A73">
        <w:rPr>
          <w:color w:val="000000" w:themeColor="text1"/>
        </w:rPr>
        <w:t xml:space="preserve">Circadian Analysis; </w:t>
      </w:r>
      <w:r w:rsidRPr="003D60E6">
        <w:rPr>
          <w:color w:val="000000" w:themeColor="text1"/>
        </w:rPr>
        <w:t>R</w:t>
      </w:r>
      <w:del w:id="8" w:author="Doria, Esther" w:date="2025-04-21T21:33:00Z" w16du:dateUtc="2025-04-22T02:33:00Z">
        <w:r w:rsidRPr="003D60E6" w:rsidDel="002736F8">
          <w:rPr>
            <w:b/>
            <w:i/>
            <w:color w:val="000000" w:themeColor="text1"/>
          </w:rPr>
          <w:delText xml:space="preserve"> </w:delText>
        </w:r>
      </w:del>
    </w:p>
    <w:p w14:paraId="191F5A00" w14:textId="77777777" w:rsidR="003D60E6" w:rsidRPr="003D60E6" w:rsidRDefault="003D60E6" w:rsidP="003D60E6">
      <w:pPr>
        <w:spacing w:line="360" w:lineRule="auto"/>
        <w:rPr>
          <w:b/>
          <w:color w:val="000000"/>
        </w:rPr>
      </w:pPr>
    </w:p>
    <w:p w14:paraId="00000013" w14:textId="78E31D34" w:rsidR="001F7126" w:rsidRPr="003D60E6" w:rsidRDefault="006F590D" w:rsidP="003D60E6">
      <w:pPr>
        <w:spacing w:line="360" w:lineRule="auto"/>
        <w:rPr>
          <w:b/>
          <w:iCs/>
          <w:color w:val="000000"/>
        </w:rPr>
      </w:pPr>
      <w:r w:rsidRPr="003D60E6">
        <w:rPr>
          <w:b/>
          <w:iCs/>
          <w:color w:val="000000"/>
        </w:rPr>
        <w:t>I</w:t>
      </w:r>
      <w:r w:rsidR="003D60E6">
        <w:rPr>
          <w:b/>
          <w:iCs/>
          <w:color w:val="000000"/>
        </w:rPr>
        <w:t>NTRODUCTION</w:t>
      </w:r>
    </w:p>
    <w:p w14:paraId="00000014" w14:textId="2F51A150" w:rsidR="001F7126" w:rsidRPr="003D60E6" w:rsidRDefault="006F590D" w:rsidP="003D60E6">
      <w:pPr>
        <w:spacing w:line="360" w:lineRule="auto"/>
        <w:rPr>
          <w:color w:val="000000"/>
        </w:rPr>
      </w:pPr>
      <w:r w:rsidRPr="003D60E6">
        <w:rPr>
          <w:color w:val="000000"/>
        </w:rPr>
        <w:t xml:space="preserve">Health problems caused by chronic social isolation </w:t>
      </w:r>
      <w:r w:rsidR="003D60E6">
        <w:rPr>
          <w:color w:val="000000"/>
        </w:rPr>
        <w:t>are</w:t>
      </w:r>
      <w:r w:rsidR="003D60E6" w:rsidRPr="003D60E6">
        <w:rPr>
          <w:color w:val="000000"/>
        </w:rPr>
        <w:t xml:space="preserve"> </w:t>
      </w:r>
      <w:r w:rsidR="003D60E6">
        <w:rPr>
          <w:color w:val="000000"/>
        </w:rPr>
        <w:t>among</w:t>
      </w:r>
      <w:r w:rsidRPr="003D60E6">
        <w:rPr>
          <w:color w:val="000000"/>
        </w:rPr>
        <w:t xml:space="preserve"> the most pressing public health concerns today. The adverse health effects of social isolation are thought to have a behavioral basis, particularly </w:t>
      </w:r>
      <w:r w:rsidR="003D60E6">
        <w:rPr>
          <w:color w:val="000000"/>
        </w:rPr>
        <w:t xml:space="preserve">involving sleep </w:t>
      </w:r>
      <w:r w:rsidRPr="003D60E6">
        <w:rPr>
          <w:color w:val="000000"/>
        </w:rPr>
        <w:t xml:space="preserve">deficits, which are associated with vascular disease, metabolic syndrome, diminished immunity, and depressive symptoms. Understanding </w:t>
      </w:r>
      <w:r w:rsidR="003D60E6">
        <w:rPr>
          <w:color w:val="000000"/>
        </w:rPr>
        <w:t>how</w:t>
      </w:r>
      <w:r w:rsidRPr="003D60E6">
        <w:rPr>
          <w:color w:val="000000"/>
        </w:rPr>
        <w:t xml:space="preserve"> social isolation </w:t>
      </w:r>
      <w:r w:rsidR="003D60E6">
        <w:rPr>
          <w:color w:val="000000"/>
        </w:rPr>
        <w:t xml:space="preserve">affects </w:t>
      </w:r>
      <w:r w:rsidRPr="003D60E6">
        <w:rPr>
          <w:color w:val="000000"/>
        </w:rPr>
        <w:t xml:space="preserve">sleep behavior is therefore critical. Recent studies have used the genetic model organism, </w:t>
      </w:r>
      <w:r w:rsidRPr="003D60E6">
        <w:rPr>
          <w:i/>
          <w:color w:val="000000"/>
        </w:rPr>
        <w:t>Drosophila melanogaster</w:t>
      </w:r>
      <w:r w:rsidR="003D60E6">
        <w:rPr>
          <w:iCs/>
          <w:color w:val="000000"/>
        </w:rPr>
        <w:t>,</w:t>
      </w:r>
      <w:r w:rsidRPr="003D60E6">
        <w:rPr>
          <w:color w:val="000000"/>
        </w:rPr>
        <w:t xml:space="preserve"> to study social isolation-induced sleep loss. </w:t>
      </w:r>
      <w:r w:rsidR="003D60E6">
        <w:rPr>
          <w:color w:val="000000"/>
        </w:rPr>
        <w:t>I</w:t>
      </w:r>
      <w:r w:rsidR="003D60E6" w:rsidRPr="003D60E6">
        <w:rPr>
          <w:color w:val="000000"/>
        </w:rPr>
        <w:t>n laboratory wild</w:t>
      </w:r>
      <w:r w:rsidR="003D60E6">
        <w:rPr>
          <w:color w:val="000000"/>
        </w:rPr>
        <w:t>-</w:t>
      </w:r>
      <w:r w:rsidR="003D60E6" w:rsidRPr="003D60E6">
        <w:rPr>
          <w:color w:val="000000"/>
        </w:rPr>
        <w:t xml:space="preserve">type </w:t>
      </w:r>
      <w:r w:rsidR="003D60E6" w:rsidRPr="003D60E6">
        <w:rPr>
          <w:i/>
          <w:color w:val="000000"/>
        </w:rPr>
        <w:t>Drosophila</w:t>
      </w:r>
      <w:r w:rsidR="003D60E6" w:rsidRPr="003D60E6">
        <w:rPr>
          <w:color w:val="000000"/>
        </w:rPr>
        <w:t xml:space="preserve"> strains</w:t>
      </w:r>
      <w:r w:rsidR="003D60E6">
        <w:rPr>
          <w:color w:val="000000"/>
        </w:rPr>
        <w:t>,</w:t>
      </w:r>
      <w:r w:rsidR="003D60E6" w:rsidRPr="003D60E6">
        <w:rPr>
          <w:color w:val="000000"/>
        </w:rPr>
        <w:t xml:space="preserve"> </w:t>
      </w:r>
      <w:r w:rsidR="003D60E6">
        <w:rPr>
          <w:color w:val="000000"/>
        </w:rPr>
        <w:t>s</w:t>
      </w:r>
      <w:r w:rsidRPr="003D60E6">
        <w:rPr>
          <w:color w:val="000000"/>
        </w:rPr>
        <w:t>ocial isolation induces sleep loss in a</w:t>
      </w:r>
      <w:r w:rsidR="003D60E6">
        <w:rPr>
          <w:color w:val="000000"/>
        </w:rPr>
        <w:t xml:space="preserve"> </w:t>
      </w:r>
      <w:r w:rsidRPr="003D60E6">
        <w:rPr>
          <w:color w:val="000000"/>
        </w:rPr>
        <w:t>duration-dependent manner. Chronic social isolation (5-7 days) leads to a significant loss in daytime sleep, while acute social isolation (1-3 days) does not. This robust phenotype provides a</w:t>
      </w:r>
      <w:ins w:id="9" w:author="Xin Chen" w:date="2025-05-02T11:55:00Z" w16du:dateUtc="2025-05-02T15:55:00Z">
        <w:r w:rsidR="003D60E6">
          <w:rPr>
            <w:color w:val="000000"/>
          </w:rPr>
          <w:t xml:space="preserve"> valuable</w:t>
        </w:r>
      </w:ins>
      <w:del w:id="10" w:author="Xin Chen" w:date="2025-05-02T11:55:00Z" w16du:dateUtc="2025-05-02T15:55:00Z">
        <w:r w:rsidRPr="003D60E6" w:rsidDel="003D60E6">
          <w:rPr>
            <w:color w:val="000000"/>
          </w:rPr>
          <w:delText>n</w:delText>
        </w:r>
      </w:del>
      <w:r w:rsidRPr="003D60E6">
        <w:rPr>
          <w:color w:val="000000"/>
        </w:rPr>
        <w:t xml:space="preserve"> opportunity to explore the genetic basis of behavioral changes induced by social isolation using </w:t>
      </w:r>
      <w:r w:rsidR="003D60E6">
        <w:rPr>
          <w:color w:val="000000"/>
        </w:rPr>
        <w:t xml:space="preserve">the </w:t>
      </w:r>
      <w:r w:rsidRPr="003D60E6">
        <w:rPr>
          <w:color w:val="000000"/>
        </w:rPr>
        <w:t xml:space="preserve">extensive genetic resources </w:t>
      </w:r>
      <w:r w:rsidR="003D60E6">
        <w:rPr>
          <w:color w:val="000000"/>
        </w:rPr>
        <w:t>available in</w:t>
      </w:r>
      <w:r w:rsidR="003D60E6" w:rsidRPr="003D60E6">
        <w:rPr>
          <w:color w:val="000000"/>
        </w:rPr>
        <w:t xml:space="preserve"> </w:t>
      </w:r>
      <w:r w:rsidRPr="003D60E6">
        <w:rPr>
          <w:color w:val="000000"/>
        </w:rPr>
        <w:t xml:space="preserve">the </w:t>
      </w:r>
      <w:r w:rsidRPr="003D60E6">
        <w:rPr>
          <w:i/>
          <w:color w:val="000000"/>
        </w:rPr>
        <w:t>Drosophila</w:t>
      </w:r>
      <w:r w:rsidRPr="003D60E6">
        <w:rPr>
          <w:color w:val="000000"/>
        </w:rPr>
        <w:t xml:space="preserve"> model.</w:t>
      </w:r>
    </w:p>
    <w:p w14:paraId="00000015" w14:textId="77777777" w:rsidR="001F7126" w:rsidRPr="003D60E6" w:rsidRDefault="001F7126" w:rsidP="003D60E6">
      <w:pPr>
        <w:spacing w:line="360" w:lineRule="auto"/>
        <w:rPr>
          <w:b/>
          <w:color w:val="000000"/>
        </w:rPr>
      </w:pPr>
    </w:p>
    <w:p w14:paraId="00000016" w14:textId="42920965" w:rsidR="001F7126" w:rsidRPr="003D60E6" w:rsidRDefault="006F590D" w:rsidP="003D60E6">
      <w:pPr>
        <w:spacing w:line="360" w:lineRule="auto"/>
        <w:rPr>
          <w:color w:val="000000"/>
        </w:rPr>
      </w:pPr>
      <w:r w:rsidRPr="003D60E6">
        <w:rPr>
          <w:color w:val="000000"/>
        </w:rPr>
        <w:t xml:space="preserve">The Sleep Inbred Panel (SIP) is a collection of 39 inbred </w:t>
      </w:r>
      <w:r w:rsidRPr="003D60E6">
        <w:rPr>
          <w:i/>
          <w:color w:val="000000"/>
        </w:rPr>
        <w:t>Drosophila</w:t>
      </w:r>
      <w:r w:rsidRPr="003D60E6">
        <w:rPr>
          <w:color w:val="000000"/>
        </w:rPr>
        <w:t xml:space="preserve"> </w:t>
      </w:r>
      <w:r w:rsidRPr="006960F5">
        <w:rPr>
          <w:i/>
          <w:iCs/>
          <w:color w:val="000000"/>
        </w:rPr>
        <w:t>melanogaster</w:t>
      </w:r>
      <w:r w:rsidRPr="003D60E6">
        <w:rPr>
          <w:color w:val="000000"/>
        </w:rPr>
        <w:t xml:space="preserve"> strains derived from naturally occurring polymorphisms</w:t>
      </w:r>
      <w:r w:rsidR="00F91C23">
        <w:rPr>
          <w:color w:val="000000"/>
        </w:rPr>
        <w:t xml:space="preserve"> and</w:t>
      </w:r>
      <w:r w:rsidRPr="003D60E6">
        <w:rPr>
          <w:color w:val="000000"/>
        </w:rPr>
        <w:t xml:space="preserve"> exhibit</w:t>
      </w:r>
      <w:r w:rsidR="00F91C23">
        <w:rPr>
          <w:color w:val="000000"/>
        </w:rPr>
        <w:t>ing</w:t>
      </w:r>
      <w:r w:rsidRPr="003D60E6">
        <w:rPr>
          <w:color w:val="000000"/>
        </w:rPr>
        <w:t xml:space="preserve"> stable long- or short-sleeping phenotypes. These lines serve as a valuable resource for studying sleep regulation mechanisms in </w:t>
      </w:r>
      <w:r w:rsidRPr="003D60E6">
        <w:rPr>
          <w:i/>
          <w:color w:val="000000"/>
        </w:rPr>
        <w:t>Drosophila</w:t>
      </w:r>
      <w:r w:rsidRPr="003D60E6">
        <w:rPr>
          <w:color w:val="000000"/>
        </w:rPr>
        <w:t xml:space="preserve">. We hypothesized that the extent of sleep loss induced by social isolation would vary </w:t>
      </w:r>
      <w:r w:rsidRPr="003D60E6">
        <w:rPr>
          <w:color w:val="000000"/>
        </w:rPr>
        <w:lastRenderedPageBreak/>
        <w:t xml:space="preserve">among SIP lines due to their differences in sleep duration and architecture. To test this, we subjected SIP lines to both acute (2 days) and chronic </w:t>
      </w:r>
      <w:r w:rsidR="004357E7" w:rsidRPr="003D60E6">
        <w:rPr>
          <w:color w:val="000000"/>
        </w:rPr>
        <w:t xml:space="preserve">(5 days) </w:t>
      </w:r>
      <w:r w:rsidRPr="003D60E6">
        <w:rPr>
          <w:color w:val="000000"/>
        </w:rPr>
        <w:t>social isolation and measured their sleep behavior. Our extensive dataset revealed that</w:t>
      </w:r>
      <w:r w:rsidR="00F91C23">
        <w:rPr>
          <w:color w:val="000000"/>
        </w:rPr>
        <w:t xml:space="preserve">, </w:t>
      </w:r>
      <w:r w:rsidR="004357E7">
        <w:rPr>
          <w:color w:val="000000"/>
        </w:rPr>
        <w:t>although</w:t>
      </w:r>
      <w:r w:rsidR="004357E7" w:rsidRPr="003D60E6">
        <w:rPr>
          <w:color w:val="000000"/>
        </w:rPr>
        <w:t xml:space="preserve"> </w:t>
      </w:r>
      <w:r w:rsidRPr="003D60E6">
        <w:rPr>
          <w:color w:val="000000"/>
        </w:rPr>
        <w:t>chronic social isolation-</w:t>
      </w:r>
      <w:commentRangeStart w:id="11"/>
      <w:r w:rsidRPr="003D60E6">
        <w:rPr>
          <w:color w:val="000000"/>
        </w:rPr>
        <w:t xml:space="preserve">induced sleep loss is a common </w:t>
      </w:r>
      <w:r w:rsidR="002736F8" w:rsidRPr="003D60E6">
        <w:rPr>
          <w:color w:val="000000"/>
        </w:rPr>
        <w:t>trait</w:t>
      </w:r>
      <w:r w:rsidRPr="003D60E6">
        <w:rPr>
          <w:color w:val="000000"/>
        </w:rPr>
        <w:t xml:space="preserve">, its </w:t>
      </w:r>
      <w:commentRangeEnd w:id="11"/>
      <w:r w:rsidR="00F91C23">
        <w:rPr>
          <w:rStyle w:val="CommentReference"/>
          <w:rFonts w:ascii="Arial" w:hAnsi="Arial" w:cs="Arial"/>
          <w:lang w:val="en"/>
        </w:rPr>
        <w:commentReference w:id="11"/>
      </w:r>
      <w:r w:rsidRPr="003D60E6">
        <w:rPr>
          <w:color w:val="000000"/>
        </w:rPr>
        <w:t>severity varies across strains. However, analyzing social isolation-induced sleep loss in this large-scale experiment posed</w:t>
      </w:r>
      <w:r w:rsidR="004357E7">
        <w:rPr>
          <w:color w:val="000000"/>
        </w:rPr>
        <w:t xml:space="preserve"> several</w:t>
      </w:r>
      <w:r w:rsidRPr="003D60E6">
        <w:rPr>
          <w:color w:val="000000"/>
        </w:rPr>
        <w:t xml:space="preserve"> challenges. With over 6,000 flies used </w:t>
      </w:r>
      <w:r w:rsidR="004357E7">
        <w:rPr>
          <w:color w:val="000000"/>
        </w:rPr>
        <w:t>across</w:t>
      </w:r>
      <w:r w:rsidRPr="003D60E6">
        <w:rPr>
          <w:color w:val="000000"/>
        </w:rPr>
        <w:t xml:space="preserve"> group and isolation treatments in multiple batches of experiments, data processing was complex. Additionally, behavioral data often exhibited batch-to-batch variation, making it difficult to compare social isolation-induced sleep loss across all SIP lines.</w:t>
      </w:r>
    </w:p>
    <w:p w14:paraId="00000017" w14:textId="77777777" w:rsidR="001F7126" w:rsidRPr="003D60E6" w:rsidRDefault="001F7126" w:rsidP="003D60E6">
      <w:pPr>
        <w:spacing w:line="360" w:lineRule="auto"/>
        <w:rPr>
          <w:color w:val="000000"/>
        </w:rPr>
      </w:pPr>
    </w:p>
    <w:p w14:paraId="00000019" w14:textId="464FEF2E" w:rsidR="001F7126" w:rsidRPr="003D60E6" w:rsidDel="00C655D9" w:rsidRDefault="006F590D" w:rsidP="003D60E6">
      <w:pPr>
        <w:spacing w:line="360" w:lineRule="auto"/>
        <w:rPr>
          <w:del w:id="12" w:author="Doria, Esther" w:date="2025-05-23T17:15:00Z" w16du:dateUtc="2025-05-23T22:15:00Z"/>
          <w:color w:val="000000"/>
        </w:rPr>
      </w:pPr>
      <w:r w:rsidRPr="003D60E6">
        <w:rPr>
          <w:color w:val="000000"/>
        </w:rPr>
        <w:t xml:space="preserve">To facilitate the analysis of social isolation-induced sleep loss in SIP lines, we developed a software suite called Group Isolation Gauge Effect Metrics (GIGEM). This R-based software includes </w:t>
      </w:r>
      <w:ins w:id="13" w:author="Xin Chen" w:date="2025-05-02T12:04:00Z" w16du:dateUtc="2025-05-02T16:04:00Z">
        <w:r w:rsidR="00800249">
          <w:rPr>
            <w:color w:val="000000"/>
          </w:rPr>
          <w:t>two modules:</w:t>
        </w:r>
      </w:ins>
      <w:ins w:id="14" w:author="Xin Chen" w:date="2025-05-02T12:05:00Z" w16du:dateUtc="2025-05-02T16:05:00Z">
        <w:r w:rsidR="00800249">
          <w:rPr>
            <w:color w:val="000000"/>
          </w:rPr>
          <w:t xml:space="preserve"> </w:t>
        </w:r>
      </w:ins>
      <w:r w:rsidRPr="003D60E6">
        <w:rPr>
          <w:color w:val="000000"/>
        </w:rPr>
        <w:t xml:space="preserve">a batch analysis module, and a SIP-specific analysis module tailored for studying sleep loss due to social isolation. We used the batch analysis module to analyze sleep behavior </w:t>
      </w:r>
      <w:ins w:id="15" w:author="Xin Chen" w:date="2025-05-02T12:05:00Z" w16du:dateUtc="2025-05-02T16:05:00Z">
        <w:r w:rsidR="00800249">
          <w:rPr>
            <w:color w:val="000000"/>
          </w:rPr>
          <w:t>in</w:t>
        </w:r>
      </w:ins>
      <w:del w:id="16" w:author="Xin Chen" w:date="2025-05-02T12:05:00Z" w16du:dateUtc="2025-05-02T16:05:00Z">
        <w:r w:rsidRPr="003D60E6" w:rsidDel="00800249">
          <w:rPr>
            <w:color w:val="000000"/>
          </w:rPr>
          <w:delText>of</w:delText>
        </w:r>
      </w:del>
      <w:r w:rsidRPr="003D60E6">
        <w:rPr>
          <w:color w:val="000000"/>
        </w:rPr>
        <w:t xml:space="preserve"> individual </w:t>
      </w:r>
      <w:del w:id="17" w:author="Xin Chen" w:date="2025-05-02T12:06:00Z" w16du:dateUtc="2025-05-02T16:06:00Z">
        <w:r w:rsidRPr="003D60E6" w:rsidDel="00800249">
          <w:rPr>
            <w:color w:val="000000"/>
          </w:rPr>
          <w:delText xml:space="preserve">set of </w:delText>
        </w:r>
      </w:del>
      <w:r w:rsidRPr="003D60E6">
        <w:rPr>
          <w:color w:val="000000"/>
        </w:rPr>
        <w:t>experimen</w:t>
      </w:r>
      <w:ins w:id="18" w:author="Xin Chen" w:date="2025-05-02T12:07:00Z" w16du:dateUtc="2025-05-02T16:07:00Z">
        <w:r w:rsidR="00800249">
          <w:rPr>
            <w:color w:val="000000"/>
          </w:rPr>
          <w:t>tal sets,</w:t>
        </w:r>
      </w:ins>
      <w:del w:id="19" w:author="Xin Chen" w:date="2025-05-02T12:06:00Z" w16du:dateUtc="2025-05-02T16:06:00Z">
        <w:r w:rsidRPr="003D60E6" w:rsidDel="00800249">
          <w:rPr>
            <w:color w:val="000000"/>
          </w:rPr>
          <w:delText>ts</w:delText>
        </w:r>
      </w:del>
      <w:ins w:id="20" w:author="Xin Chen" w:date="2025-05-02T12:06:00Z" w16du:dateUtc="2025-05-02T16:06:00Z">
        <w:r w:rsidR="00800249">
          <w:rPr>
            <w:color w:val="000000"/>
          </w:rPr>
          <w:t xml:space="preserve"> </w:t>
        </w:r>
      </w:ins>
      <w:del w:id="21" w:author="Xin Chen" w:date="2025-05-02T12:06:00Z" w16du:dateUtc="2025-05-02T16:06:00Z">
        <w:r w:rsidRPr="003D60E6" w:rsidDel="00800249">
          <w:rPr>
            <w:color w:val="000000"/>
          </w:rPr>
          <w:delText xml:space="preserve"> that </w:delText>
        </w:r>
      </w:del>
      <w:r w:rsidRPr="003D60E6">
        <w:rPr>
          <w:color w:val="000000"/>
        </w:rPr>
        <w:t xml:space="preserve">each </w:t>
      </w:r>
      <w:ins w:id="22" w:author="Xin Chen" w:date="2025-05-02T12:06:00Z" w16du:dateUtc="2025-05-02T16:06:00Z">
        <w:r w:rsidR="00800249">
          <w:rPr>
            <w:color w:val="000000"/>
          </w:rPr>
          <w:t>consisting of</w:t>
        </w:r>
      </w:ins>
      <w:del w:id="23" w:author="Xin Chen" w:date="2025-05-02T12:06:00Z" w16du:dateUtc="2025-05-02T16:06:00Z">
        <w:r w:rsidRPr="003D60E6" w:rsidDel="00800249">
          <w:rPr>
            <w:color w:val="000000"/>
          </w:rPr>
          <w:delText>used</w:delText>
        </w:r>
      </w:del>
      <w:r w:rsidRPr="003D60E6">
        <w:rPr>
          <w:color w:val="000000"/>
        </w:rPr>
        <w:t xml:space="preserve"> a control </w:t>
      </w:r>
      <w:r w:rsidR="00800249">
        <w:rPr>
          <w:color w:val="000000"/>
        </w:rPr>
        <w:t xml:space="preserve">group </w:t>
      </w:r>
      <w:r w:rsidRPr="003D60E6">
        <w:rPr>
          <w:color w:val="000000"/>
        </w:rPr>
        <w:t xml:space="preserve">and a few SIP lines </w:t>
      </w:r>
      <w:r w:rsidR="00800249">
        <w:rPr>
          <w:color w:val="000000"/>
        </w:rPr>
        <w:t xml:space="preserve">tested </w:t>
      </w:r>
      <w:r w:rsidRPr="003D60E6">
        <w:rPr>
          <w:color w:val="000000"/>
        </w:rPr>
        <w:t xml:space="preserve">under both group and isolation conditions. This module is also versatile enough to analyze sleep behavior in any strain under control and treatment conditions. The SIP-specific analysis module then integrates results from all batches, enabling a comprehensive comparison across SIP lines. </w:t>
      </w:r>
      <w:r w:rsidR="00800249">
        <w:rPr>
          <w:color w:val="000000"/>
        </w:rPr>
        <w:t>Using this approach, w</w:t>
      </w:r>
      <w:r w:rsidRPr="003D60E6">
        <w:rPr>
          <w:color w:val="000000"/>
        </w:rPr>
        <w:t>e compar</w:t>
      </w:r>
      <w:r w:rsidR="0075136D" w:rsidRPr="003D60E6">
        <w:rPr>
          <w:color w:val="000000"/>
        </w:rPr>
        <w:t>ed</w:t>
      </w:r>
      <w:r w:rsidRPr="003D60E6">
        <w:rPr>
          <w:color w:val="000000"/>
        </w:rPr>
        <w:t xml:space="preserve"> all SIP lines and identified correlations among sleep parameters. GIGEM provides a powerful tool for analyzing social isolation-induced sleep loss across genetically diverse strains and scaling up sleep behavior studies under various experimental conditions.</w:t>
      </w:r>
    </w:p>
    <w:p w14:paraId="0000001A" w14:textId="77777777" w:rsidR="001F7126" w:rsidRPr="003D60E6" w:rsidRDefault="001F7126" w:rsidP="003D60E6">
      <w:pPr>
        <w:spacing w:line="360" w:lineRule="auto"/>
        <w:rPr>
          <w:b/>
          <w:color w:val="000000"/>
        </w:rPr>
      </w:pPr>
    </w:p>
    <w:p w14:paraId="0000001B" w14:textId="77777777" w:rsidR="001F7126" w:rsidRPr="003D60E6" w:rsidRDefault="001F7126" w:rsidP="003D60E6">
      <w:pPr>
        <w:spacing w:line="360" w:lineRule="auto"/>
        <w:rPr>
          <w:b/>
          <w:color w:val="000000"/>
        </w:rPr>
      </w:pPr>
    </w:p>
    <w:p w14:paraId="0000001C" w14:textId="77777777" w:rsidR="001F7126" w:rsidRPr="003D60E6" w:rsidRDefault="006F590D" w:rsidP="003D60E6">
      <w:pPr>
        <w:spacing w:line="360" w:lineRule="auto"/>
        <w:rPr>
          <w:b/>
          <w:color w:val="000000"/>
        </w:rPr>
      </w:pPr>
      <w:bookmarkStart w:id="24" w:name="_heading=h.30j0zll" w:colFirst="0" w:colLast="0"/>
      <w:bookmarkEnd w:id="24"/>
      <w:r w:rsidRPr="003D60E6">
        <w:rPr>
          <w:b/>
          <w:color w:val="000000"/>
        </w:rPr>
        <w:t>MATERIAL AND METHODS</w:t>
      </w:r>
    </w:p>
    <w:p w14:paraId="0000001D" w14:textId="284B7BAD" w:rsidR="001F7126" w:rsidRPr="003D60E6" w:rsidRDefault="006F590D" w:rsidP="003D60E6">
      <w:pPr>
        <w:spacing w:line="360" w:lineRule="auto"/>
      </w:pPr>
      <w:bookmarkStart w:id="25" w:name="_heading=h.1fob9te" w:colFirst="0" w:colLast="0"/>
      <w:bookmarkEnd w:id="25"/>
      <w:r w:rsidRPr="003D60E6">
        <w:rPr>
          <w:b/>
          <w:i/>
        </w:rPr>
        <w:t xml:space="preserve">Drosophila </w:t>
      </w:r>
      <w:r w:rsidRPr="003D60E6">
        <w:rPr>
          <w:b/>
        </w:rPr>
        <w:t>Strains and Culture</w:t>
      </w:r>
    </w:p>
    <w:p w14:paraId="0000001E" w14:textId="00FE67E0" w:rsidR="001F7126" w:rsidRPr="003D60E6" w:rsidRDefault="006F590D" w:rsidP="003D60E6">
      <w:pPr>
        <w:spacing w:line="360" w:lineRule="auto"/>
      </w:pPr>
      <w:r w:rsidRPr="003D60E6">
        <w:rPr>
          <w:i/>
        </w:rPr>
        <w:t>Drosophila melanogaster</w:t>
      </w:r>
      <w:r w:rsidRPr="003D60E6">
        <w:t xml:space="preserve"> stocks were raised on </w:t>
      </w:r>
      <w:r w:rsidR="005C5AAF" w:rsidRPr="003D60E6">
        <w:rPr>
          <w:i/>
          <w:iCs/>
          <w:rPrChange w:id="26" w:author="Li, Wanhe" w:date="2025-03-19T12:52:00Z" w16du:dateUtc="2025-03-19T17:52:00Z">
            <w:rPr/>
          </w:rPrChange>
        </w:rPr>
        <w:t>Drosophila</w:t>
      </w:r>
      <w:r w:rsidRPr="003D60E6">
        <w:t xml:space="preserve"> </w:t>
      </w:r>
      <w:r w:rsidR="005C5AAF" w:rsidRPr="003D60E6">
        <w:t xml:space="preserve">culture </w:t>
      </w:r>
      <w:r w:rsidRPr="003D60E6">
        <w:t xml:space="preserve">media (cornmeal/yeast/molasses/agar) at 21.5°C under 12-hour light/12-hour dark (LD) cycles. </w:t>
      </w:r>
      <w:r w:rsidR="00BD3B1C">
        <w:t xml:space="preserve">The </w:t>
      </w:r>
      <w:r w:rsidR="005C5AAF" w:rsidRPr="003D60E6">
        <w:t xml:space="preserve">Sleep inbred panel (SIP) lines were obtained from </w:t>
      </w:r>
      <w:r w:rsidR="00BD3B1C">
        <w:t xml:space="preserve">the </w:t>
      </w:r>
      <w:r w:rsidR="005C5AAF" w:rsidRPr="003D60E6">
        <w:t>Bloomington</w:t>
      </w:r>
      <w:r w:rsidR="005C5AAF" w:rsidRPr="003D60E6">
        <w:rPr>
          <w:i/>
        </w:rPr>
        <w:t xml:space="preserve"> Drosophila</w:t>
      </w:r>
      <w:r w:rsidR="005C5AAF" w:rsidRPr="003D60E6">
        <w:t xml:space="preserve"> Stock Center. </w:t>
      </w:r>
      <w:r w:rsidR="00BD3B1C">
        <w:t>The w</w:t>
      </w:r>
      <w:r w:rsidRPr="003D60E6">
        <w:t>ild</w:t>
      </w:r>
      <w:r w:rsidR="00BD3B1C">
        <w:t>-</w:t>
      </w:r>
      <w:r w:rsidRPr="003D60E6">
        <w:t xml:space="preserve">type isogenic strain </w:t>
      </w:r>
      <w:r w:rsidRPr="003D60E6">
        <w:rPr>
          <w:i/>
        </w:rPr>
        <w:t xml:space="preserve">Canton-S </w:t>
      </w:r>
      <w:r w:rsidR="00C474AC">
        <w:rPr>
          <w:rFonts w:hint="eastAsia"/>
          <w:iCs/>
        </w:rPr>
        <w:t xml:space="preserve">(CS) </w:t>
      </w:r>
      <w:r w:rsidRPr="003D60E6">
        <w:t xml:space="preserve">was used as </w:t>
      </w:r>
      <w:r w:rsidR="00BD3B1C">
        <w:t xml:space="preserve">a </w:t>
      </w:r>
      <w:r w:rsidRPr="003D60E6">
        <w:t xml:space="preserve">control. </w:t>
      </w:r>
    </w:p>
    <w:p w14:paraId="0000001F" w14:textId="77777777" w:rsidR="001F7126" w:rsidRPr="003D60E6" w:rsidRDefault="001F7126" w:rsidP="003D60E6">
      <w:pPr>
        <w:spacing w:line="360" w:lineRule="auto"/>
      </w:pPr>
    </w:p>
    <w:p w14:paraId="00000020" w14:textId="29353CFE" w:rsidR="001F7126" w:rsidRPr="003D60E6" w:rsidRDefault="006F590D" w:rsidP="003D60E6">
      <w:pPr>
        <w:spacing w:line="360" w:lineRule="auto"/>
      </w:pPr>
      <w:r w:rsidRPr="003D60E6">
        <w:rPr>
          <w:b/>
        </w:rPr>
        <w:t xml:space="preserve">Group </w:t>
      </w:r>
      <w:r w:rsidR="00D76F28">
        <w:rPr>
          <w:b/>
        </w:rPr>
        <w:t>E</w:t>
      </w:r>
      <w:r w:rsidRPr="003D60E6">
        <w:rPr>
          <w:b/>
        </w:rPr>
        <w:t>nrichment/</w:t>
      </w:r>
      <w:r w:rsidR="00D76F28">
        <w:rPr>
          <w:b/>
        </w:rPr>
        <w:t>S</w:t>
      </w:r>
      <w:r w:rsidRPr="003D60E6">
        <w:rPr>
          <w:b/>
        </w:rPr>
        <w:t xml:space="preserve">ocial </w:t>
      </w:r>
      <w:r w:rsidR="00D76F28">
        <w:rPr>
          <w:b/>
        </w:rPr>
        <w:t>I</w:t>
      </w:r>
      <w:r w:rsidRPr="003D60E6">
        <w:rPr>
          <w:b/>
        </w:rPr>
        <w:t>solation</w:t>
      </w:r>
    </w:p>
    <w:p w14:paraId="00000021" w14:textId="721C9122" w:rsidR="001F7126" w:rsidRPr="003D60E6" w:rsidRDefault="006F590D" w:rsidP="003D60E6">
      <w:pPr>
        <w:spacing w:line="360" w:lineRule="auto"/>
      </w:pPr>
      <w:r w:rsidRPr="003D60E6">
        <w:lastRenderedPageBreak/>
        <w:t xml:space="preserve">Newly eclosed </w:t>
      </w:r>
      <w:r w:rsidR="005C5AAF" w:rsidRPr="003D60E6">
        <w:t xml:space="preserve">fruit </w:t>
      </w:r>
      <w:r w:rsidRPr="003D60E6">
        <w:t xml:space="preserve">flies were collected and kept in standard fly food bottles </w:t>
      </w:r>
      <w:r w:rsidR="005C5AAF" w:rsidRPr="003D60E6">
        <w:t xml:space="preserve">at a density of </w:t>
      </w:r>
      <w:r w:rsidRPr="003D60E6">
        <w:t>~200 flies per bottle for 3–5 days to acquire social experience. Mating was allowed to happen freely during this period. Male flies were then sorted into standard fly food vials</w:t>
      </w:r>
      <w:r w:rsidR="00D76F28">
        <w:t>:</w:t>
      </w:r>
      <w:r w:rsidRPr="003D60E6">
        <w:t xml:space="preserve"> 1 fly per vial for social isolation (Iso) and 25 flies per vial for group enrichment (Grp). The fly sorting day was considered Day0. On Day2 or Day5</w:t>
      </w:r>
      <w:r w:rsidR="005C5AAF" w:rsidRPr="003D60E6">
        <w:t xml:space="preserve">, </w:t>
      </w:r>
      <w:r w:rsidRPr="003D60E6">
        <w:t>group</w:t>
      </w:r>
      <w:r w:rsidR="005C5AAF" w:rsidRPr="003D60E6">
        <w:t>-treated</w:t>
      </w:r>
      <w:r w:rsidRPr="003D60E6">
        <w:t xml:space="preserve"> </w:t>
      </w:r>
      <w:r w:rsidR="00104B61">
        <w:t>and</w:t>
      </w:r>
      <w:r w:rsidR="00104B61" w:rsidRPr="003D60E6">
        <w:t xml:space="preserve"> </w:t>
      </w:r>
      <w:r w:rsidR="005C5AAF" w:rsidRPr="003D60E6">
        <w:t xml:space="preserve">isolated </w:t>
      </w:r>
      <w:r w:rsidRPr="003D60E6">
        <w:t xml:space="preserve">flies were used for sleep measurements using the </w:t>
      </w:r>
      <w:r w:rsidR="005C5AAF" w:rsidRPr="00104B61">
        <w:t>Drosophila</w:t>
      </w:r>
      <w:r w:rsidR="005C5AAF" w:rsidRPr="003D60E6">
        <w:t xml:space="preserve"> Activity Monitors (</w:t>
      </w:r>
      <w:r w:rsidR="00104B61">
        <w:t xml:space="preserve">DAM; </w:t>
      </w:r>
      <w:proofErr w:type="spellStart"/>
      <w:r w:rsidR="005C5AAF" w:rsidRPr="003D60E6">
        <w:t>Trikenetics</w:t>
      </w:r>
      <w:proofErr w:type="spellEnd"/>
      <w:r w:rsidR="005C5AAF" w:rsidRPr="003D60E6">
        <w:t xml:space="preserve"> Inc.</w:t>
      </w:r>
      <w:r w:rsidR="00104B61">
        <w:t>,</w:t>
      </w:r>
      <w:r w:rsidR="005C5AAF" w:rsidRPr="003D60E6">
        <w:t xml:space="preserve"> Princeton</w:t>
      </w:r>
      <w:r w:rsidR="00104B61">
        <w:t>,</w:t>
      </w:r>
      <w:r w:rsidR="005C5AAF" w:rsidRPr="003D60E6">
        <w:t xml:space="preserve"> MA).</w:t>
      </w:r>
      <w:r w:rsidR="008549B4" w:rsidRPr="003D60E6">
        <w:t xml:space="preserve"> </w:t>
      </w:r>
      <w:r w:rsidR="008549B4">
        <w:t>(See Figure 1)</w:t>
      </w:r>
    </w:p>
    <w:p w14:paraId="00000022" w14:textId="77777777" w:rsidR="001F7126" w:rsidRPr="003D60E6" w:rsidRDefault="001F7126" w:rsidP="003D60E6">
      <w:pPr>
        <w:spacing w:line="360" w:lineRule="auto"/>
      </w:pPr>
    </w:p>
    <w:p w14:paraId="6CD48DF2" w14:textId="6F58842A" w:rsidR="00C825F1" w:rsidRDefault="006F590D" w:rsidP="003D60E6">
      <w:pPr>
        <w:spacing w:line="360" w:lineRule="auto"/>
        <w:rPr>
          <w:b/>
        </w:rPr>
      </w:pPr>
      <w:r w:rsidRPr="003D60E6">
        <w:rPr>
          <w:b/>
        </w:rPr>
        <w:t xml:space="preserve">Sleep </w:t>
      </w:r>
      <w:r w:rsidR="00D76F28">
        <w:rPr>
          <w:b/>
        </w:rPr>
        <w:t>M</w:t>
      </w:r>
      <w:r w:rsidRPr="003D60E6">
        <w:rPr>
          <w:b/>
        </w:rPr>
        <w:t xml:space="preserve">easurement and </w:t>
      </w:r>
      <w:r w:rsidR="00D76F28">
        <w:rPr>
          <w:b/>
        </w:rPr>
        <w:t>A</w:t>
      </w:r>
      <w:r w:rsidRPr="003D60E6">
        <w:rPr>
          <w:b/>
        </w:rPr>
        <w:t>nalysis</w:t>
      </w:r>
    </w:p>
    <w:p w14:paraId="00000024" w14:textId="282016EF" w:rsidR="001F7126" w:rsidRPr="003D60E6" w:rsidRDefault="006F590D" w:rsidP="003D60E6">
      <w:pPr>
        <w:spacing w:line="360" w:lineRule="auto"/>
      </w:pPr>
      <w:r w:rsidRPr="003D60E6">
        <w:t>Flies with group or isolation experience were loaded into glass tubes containing fly food and assayed at 2</w:t>
      </w:r>
      <w:r w:rsidR="005C5AAF" w:rsidRPr="003D60E6">
        <w:t>1.5</w:t>
      </w:r>
      <w:r w:rsidRPr="003D60E6">
        <w:t xml:space="preserve">°C under 12-hour light/12-hour dark (LD) cycles. Activity counts were collected at 1min bins for </w:t>
      </w:r>
      <w:r w:rsidR="00C822BA" w:rsidRPr="003D60E6">
        <w:t>2</w:t>
      </w:r>
      <w:r w:rsidRPr="003D60E6">
        <w:t xml:space="preserve"> LD cycles after the loading day</w:t>
      </w:r>
      <w:r w:rsidR="005C5AAF" w:rsidRPr="003D60E6">
        <w:t>, using DAM</w:t>
      </w:r>
      <w:r w:rsidRPr="003D60E6">
        <w:t xml:space="preserve">. </w:t>
      </w:r>
      <w:r w:rsidR="00C822BA" w:rsidRPr="003D60E6">
        <w:t>Sleep analysis was conducted using the GIGEM software.</w:t>
      </w:r>
    </w:p>
    <w:p w14:paraId="00000028" w14:textId="77777777" w:rsidR="001F7126" w:rsidRPr="003D60E6" w:rsidRDefault="001F7126" w:rsidP="003D60E6">
      <w:pPr>
        <w:spacing w:line="360" w:lineRule="auto"/>
      </w:pPr>
    </w:p>
    <w:p w14:paraId="24D78D14" w14:textId="77777777" w:rsidR="00907033" w:rsidRPr="003D60E6" w:rsidRDefault="006F590D" w:rsidP="003D60E6">
      <w:pPr>
        <w:spacing w:line="360" w:lineRule="auto"/>
        <w:rPr>
          <w:b/>
        </w:rPr>
      </w:pPr>
      <w:r w:rsidRPr="003D60E6">
        <w:rPr>
          <w:b/>
        </w:rPr>
        <w:t>GIGEM</w:t>
      </w:r>
      <w:r w:rsidR="009E3D02" w:rsidRPr="003D60E6">
        <w:rPr>
          <w:b/>
        </w:rPr>
        <w:t xml:space="preserve"> – Overall Features </w:t>
      </w:r>
    </w:p>
    <w:p w14:paraId="0000002A" w14:textId="12E6A05B" w:rsidR="001F7126" w:rsidRPr="003D60E6" w:rsidRDefault="001063E7" w:rsidP="003D60E6">
      <w:pPr>
        <w:spacing w:line="360" w:lineRule="auto"/>
      </w:pPr>
      <w:r w:rsidRPr="00104B61">
        <w:t>Drosophila</w:t>
      </w:r>
      <w:r w:rsidRPr="003D60E6">
        <w:t xml:space="preserve"> Activity Monitors </w:t>
      </w:r>
      <w:r>
        <w:t>(</w:t>
      </w:r>
      <w:r w:rsidR="007721D5" w:rsidRPr="003D60E6">
        <w:t>DAM</w:t>
      </w:r>
      <w:r>
        <w:t>)</w:t>
      </w:r>
      <w:r w:rsidR="007721D5" w:rsidRPr="003D60E6">
        <w:t xml:space="preserve"> is a high</w:t>
      </w:r>
      <w:r w:rsidR="005047D2" w:rsidRPr="003D60E6">
        <w:t>-</w:t>
      </w:r>
      <w:r w:rsidR="007721D5" w:rsidRPr="003D60E6">
        <w:t>throughput</w:t>
      </w:r>
      <w:r w:rsidR="005047D2" w:rsidRPr="003D60E6">
        <w:t xml:space="preserve"> behavior</w:t>
      </w:r>
      <w:r w:rsidR="007721D5" w:rsidRPr="003D60E6">
        <w:t xml:space="preserve"> </w:t>
      </w:r>
      <w:r w:rsidR="005047D2" w:rsidRPr="003D60E6">
        <w:t xml:space="preserve">platform </w:t>
      </w:r>
      <w:r w:rsidR="00104B61">
        <w:t>for recording</w:t>
      </w:r>
      <w:r w:rsidR="00E875E9" w:rsidRPr="003D60E6">
        <w:t xml:space="preserve"> locomotor activit</w:t>
      </w:r>
      <w:r w:rsidR="00104B61">
        <w:t>y</w:t>
      </w:r>
      <w:r w:rsidR="00E875E9" w:rsidRPr="003D60E6">
        <w:t>. H</w:t>
      </w:r>
      <w:r w:rsidR="005047D2" w:rsidRPr="003D60E6">
        <w:t xml:space="preserve">owever, analyzing </w:t>
      </w:r>
      <w:r w:rsidR="00E875E9" w:rsidRPr="003D60E6">
        <w:t xml:space="preserve">sleep behavior </w:t>
      </w:r>
      <w:r w:rsidR="00104B61">
        <w:t>from</w:t>
      </w:r>
      <w:r w:rsidR="00104B61" w:rsidRPr="003D60E6">
        <w:t xml:space="preserve"> </w:t>
      </w:r>
      <w:r w:rsidR="001E2C85" w:rsidRPr="003D60E6">
        <w:t xml:space="preserve">the </w:t>
      </w:r>
      <w:r w:rsidR="00E875E9" w:rsidRPr="003D60E6">
        <w:t xml:space="preserve">raw </w:t>
      </w:r>
      <w:r w:rsidR="005047D2" w:rsidRPr="003D60E6">
        <w:t>data</w:t>
      </w:r>
      <w:r w:rsidR="00E875E9" w:rsidRPr="003D60E6">
        <w:t xml:space="preserve"> </w:t>
      </w:r>
      <w:r w:rsidR="001E2C85" w:rsidRPr="003D60E6">
        <w:t>collected by</w:t>
      </w:r>
      <w:r w:rsidR="00E875E9" w:rsidRPr="003D60E6">
        <w:t xml:space="preserve"> DAM</w:t>
      </w:r>
      <w:r w:rsidR="005047D2" w:rsidRPr="003D60E6">
        <w:t xml:space="preserve"> is </w:t>
      </w:r>
      <w:r w:rsidR="001E2C85" w:rsidRPr="003D60E6">
        <w:t>challenging</w:t>
      </w:r>
      <w:r w:rsidR="00D76F28">
        <w:t>,</w:t>
      </w:r>
      <w:r w:rsidR="001E2C85" w:rsidRPr="003D60E6">
        <w:t xml:space="preserve"> and developing software to aid the analysis </w:t>
      </w:r>
      <w:r w:rsidR="00104B61">
        <w:t>remains</w:t>
      </w:r>
      <w:r w:rsidR="00104B61" w:rsidRPr="003D60E6">
        <w:t xml:space="preserve"> </w:t>
      </w:r>
      <w:r w:rsidR="001E2C85" w:rsidRPr="003D60E6">
        <w:t>a</w:t>
      </w:r>
      <w:r w:rsidR="00104B61">
        <w:t>n ongoing</w:t>
      </w:r>
      <w:r w:rsidR="001E2C85" w:rsidRPr="003D60E6">
        <w:t xml:space="preserve"> </w:t>
      </w:r>
      <w:r w:rsidR="00D26996" w:rsidRPr="003D60E6">
        <w:t xml:space="preserve">community </w:t>
      </w:r>
      <w:r w:rsidR="001E2C85" w:rsidRPr="003D60E6">
        <w:t>effo</w:t>
      </w:r>
      <w:r w:rsidR="001E2C85" w:rsidRPr="003D60E6">
        <w:rPr>
          <w:color w:val="000000" w:themeColor="text1"/>
        </w:rPr>
        <w:t xml:space="preserve">rt </w:t>
      </w:r>
      <w:r w:rsidR="007721D5" w:rsidRPr="003D60E6">
        <w:rPr>
          <w:color w:val="000000" w:themeColor="text1"/>
        </w:rPr>
        <w:t>(</w:t>
      </w:r>
      <w:commentRangeStart w:id="27"/>
      <w:r w:rsidR="002736FA" w:rsidRPr="003D60E6">
        <w:rPr>
          <w:color w:val="000000" w:themeColor="text1"/>
        </w:rPr>
        <w:t>Ghosh et al., 2022</w:t>
      </w:r>
      <w:commentRangeEnd w:id="27"/>
      <w:r w:rsidR="002736FA" w:rsidRPr="003D60E6">
        <w:rPr>
          <w:rStyle w:val="CommentReference"/>
          <w:rFonts w:ascii="Arial" w:hAnsi="Arial" w:cs="Arial"/>
          <w:color w:val="000000" w:themeColor="text1"/>
          <w:sz w:val="24"/>
          <w:szCs w:val="24"/>
          <w:lang w:val="en"/>
        </w:rPr>
        <w:commentReference w:id="27"/>
      </w:r>
      <w:r w:rsidR="002736FA" w:rsidRPr="003D60E6">
        <w:rPr>
          <w:color w:val="000000" w:themeColor="text1"/>
        </w:rPr>
        <w:t xml:space="preserve">; </w:t>
      </w:r>
      <w:commentRangeStart w:id="28"/>
      <w:r w:rsidR="002736FA" w:rsidRPr="003D60E6">
        <w:rPr>
          <w:color w:val="000000" w:themeColor="text1"/>
        </w:rPr>
        <w:t xml:space="preserve">Persons </w:t>
      </w:r>
      <w:commentRangeEnd w:id="28"/>
      <w:r w:rsidR="002736FA" w:rsidRPr="003D60E6">
        <w:rPr>
          <w:rStyle w:val="CommentReference"/>
          <w:rFonts w:ascii="Arial" w:hAnsi="Arial" w:cs="Arial"/>
          <w:color w:val="000000" w:themeColor="text1"/>
          <w:sz w:val="24"/>
          <w:szCs w:val="24"/>
          <w:lang w:val="en"/>
        </w:rPr>
        <w:commentReference w:id="28"/>
      </w:r>
      <w:r w:rsidR="002736FA" w:rsidRPr="003D60E6">
        <w:rPr>
          <w:color w:val="000000" w:themeColor="text1"/>
        </w:rPr>
        <w:t>et al., 2022</w:t>
      </w:r>
      <w:r w:rsidR="007721D5" w:rsidRPr="003D60E6">
        <w:rPr>
          <w:color w:val="000000" w:themeColor="text1"/>
        </w:rPr>
        <w:t>)</w:t>
      </w:r>
      <w:r w:rsidR="00796CC6" w:rsidRPr="003D60E6">
        <w:rPr>
          <w:color w:val="000000" w:themeColor="text1"/>
        </w:rPr>
        <w:t>.</w:t>
      </w:r>
      <w:r w:rsidR="007721D5" w:rsidRPr="003D60E6">
        <w:rPr>
          <w:color w:val="000000" w:themeColor="text1"/>
        </w:rPr>
        <w:t xml:space="preserve"> </w:t>
      </w:r>
      <w:r w:rsidR="001E2C85" w:rsidRPr="003D60E6">
        <w:rPr>
          <w:color w:val="000000" w:themeColor="text1"/>
        </w:rPr>
        <w:t>O</w:t>
      </w:r>
      <w:r w:rsidR="001E2C85" w:rsidRPr="003D60E6">
        <w:t xml:space="preserve">ur software, </w:t>
      </w:r>
      <w:r w:rsidR="007721D5" w:rsidRPr="003D60E6">
        <w:t>GIGEM</w:t>
      </w:r>
      <w:r w:rsidR="00796CC6" w:rsidRPr="003D60E6">
        <w:t>,</w:t>
      </w:r>
      <w:r w:rsidR="007721D5" w:rsidRPr="003D60E6">
        <w:t xml:space="preserve"> </w:t>
      </w:r>
      <w:r w:rsidR="00104B61">
        <w:t>specializes</w:t>
      </w:r>
      <w:r w:rsidR="000D1E6B" w:rsidRPr="003D60E6">
        <w:t xml:space="preserve"> in</w:t>
      </w:r>
      <w:r w:rsidR="007721D5" w:rsidRPr="003D60E6">
        <w:t xml:space="preserve"> analyz</w:t>
      </w:r>
      <w:r w:rsidR="000D1E6B" w:rsidRPr="003D60E6">
        <w:t>ing</w:t>
      </w:r>
      <w:r w:rsidR="007721D5" w:rsidRPr="003D60E6">
        <w:t xml:space="preserve"> multiple batches</w:t>
      </w:r>
      <w:r w:rsidR="000D1E6B" w:rsidRPr="003D60E6">
        <w:t xml:space="preserve"> of sleep experiments in parallel and exploring the data using </w:t>
      </w:r>
      <w:del w:id="29" w:author="Doria, Esther" w:date="2025-05-23T17:23:00Z" w16du:dateUtc="2025-05-23T22:23:00Z">
        <w:r w:rsidR="000D1E6B" w:rsidRPr="003D60E6" w:rsidDel="001063E7">
          <w:delText>a clustering approach</w:delText>
        </w:r>
      </w:del>
      <w:ins w:id="30" w:author="Doria, Esther" w:date="2025-05-23T17:23:00Z" w16du:dateUtc="2025-05-23T22:23:00Z">
        <w:r>
          <w:t>fitted linear model</w:t>
        </w:r>
      </w:ins>
      <w:ins w:id="31" w:author="Doria, Esther" w:date="2025-05-23T17:24:00Z" w16du:dateUtc="2025-05-23T22:24:00Z">
        <w:r>
          <w:t>s, correlations, and data clustering</w:t>
        </w:r>
      </w:ins>
      <w:r w:rsidR="000D1E6B" w:rsidRPr="003D60E6">
        <w:t>.</w:t>
      </w:r>
      <w:r w:rsidR="007721D5" w:rsidRPr="003D60E6">
        <w:t xml:space="preserve"> This </w:t>
      </w:r>
      <w:r w:rsidR="00104B61">
        <w:t xml:space="preserve">capability </w:t>
      </w:r>
      <w:r w:rsidR="00796CC6" w:rsidRPr="003D60E6">
        <w:t xml:space="preserve">is </w:t>
      </w:r>
      <w:del w:id="32" w:author="Doria, Esther" w:date="2025-05-23T17:25:00Z" w16du:dateUtc="2025-05-23T22:25:00Z">
        <w:r w:rsidR="00104B61" w:rsidDel="001063E7">
          <w:delText>essential</w:delText>
        </w:r>
        <w:r w:rsidR="00104B61" w:rsidRPr="003D60E6" w:rsidDel="001063E7">
          <w:delText xml:space="preserve"> </w:delText>
        </w:r>
      </w:del>
      <w:ins w:id="33" w:author="Doria, Esther" w:date="2025-05-23T17:25:00Z" w16du:dateUtc="2025-05-23T22:25:00Z">
        <w:r>
          <w:t>beneficial</w:t>
        </w:r>
        <w:r w:rsidRPr="003D60E6">
          <w:t xml:space="preserve"> </w:t>
        </w:r>
      </w:ins>
      <w:r w:rsidR="000D1E6B" w:rsidRPr="003D60E6">
        <w:t>for analyzing</w:t>
      </w:r>
      <w:r w:rsidR="00256340" w:rsidRPr="003D60E6">
        <w:t xml:space="preserve"> social isolation-induced sleep</w:t>
      </w:r>
      <w:r w:rsidR="00BE6D36" w:rsidRPr="003D60E6">
        <w:t xml:space="preserve"> change</w:t>
      </w:r>
      <w:r w:rsidR="00104B61">
        <w:t>s</w:t>
      </w:r>
      <w:r w:rsidR="00256340" w:rsidRPr="003D60E6">
        <w:t xml:space="preserve"> </w:t>
      </w:r>
      <w:r w:rsidR="00104B61">
        <w:t xml:space="preserve">in </w:t>
      </w:r>
      <w:r w:rsidR="00256340" w:rsidRPr="003D60E6">
        <w:t>the SIP lines</w:t>
      </w:r>
      <w:r w:rsidR="000D1E6B" w:rsidRPr="003D60E6">
        <w:t xml:space="preserve"> </w:t>
      </w:r>
      <w:r w:rsidR="00CF4683" w:rsidRPr="003D60E6">
        <w:t xml:space="preserve">for several reasons. First, </w:t>
      </w:r>
      <w:r w:rsidR="00256340" w:rsidRPr="003D60E6">
        <w:t xml:space="preserve">we had to separate the 39 SIP strains </w:t>
      </w:r>
      <w:r w:rsidR="00796CC6" w:rsidRPr="003D60E6">
        <w:t>in</w:t>
      </w:r>
      <w:r w:rsidR="00256340" w:rsidRPr="003D60E6">
        <w:t xml:space="preserve">to </w:t>
      </w:r>
      <w:r w:rsidR="00CF4683" w:rsidRPr="003D60E6">
        <w:t xml:space="preserve">multiple </w:t>
      </w:r>
      <w:r w:rsidR="00104B61">
        <w:rPr>
          <w:rFonts w:hint="eastAsia"/>
        </w:rPr>
        <w:t xml:space="preserve">experimental </w:t>
      </w:r>
      <w:r w:rsidR="00256340" w:rsidRPr="003D60E6">
        <w:t>batches</w:t>
      </w:r>
      <w:r w:rsidR="00104B61">
        <w:rPr>
          <w:rFonts w:hint="eastAsia"/>
        </w:rPr>
        <w:t>,</w:t>
      </w:r>
      <w:r w:rsidR="00256340" w:rsidRPr="003D60E6">
        <w:t xml:space="preserve"> </w:t>
      </w:r>
      <w:r w:rsidR="00DD036E" w:rsidRPr="003D60E6">
        <w:t>with</w:t>
      </w:r>
      <w:r w:rsidR="00256340" w:rsidRPr="003D60E6">
        <w:t xml:space="preserve"> each batch contain</w:t>
      </w:r>
      <w:r w:rsidR="00DD036E" w:rsidRPr="003D60E6">
        <w:t>ing</w:t>
      </w:r>
      <w:r w:rsidR="00256340" w:rsidRPr="003D60E6">
        <w:t xml:space="preserve"> </w:t>
      </w:r>
      <w:r w:rsidR="00CF4683" w:rsidRPr="003D60E6">
        <w:t>a large number of</w:t>
      </w:r>
      <w:r w:rsidR="00256340" w:rsidRPr="003D60E6">
        <w:t xml:space="preserve"> isolated and group-trea</w:t>
      </w:r>
      <w:r w:rsidR="002A53AE">
        <w:t>t</w:t>
      </w:r>
      <w:r w:rsidR="00256340" w:rsidRPr="003D60E6">
        <w:t>ed animals</w:t>
      </w:r>
      <w:r w:rsidR="00CF4683" w:rsidRPr="003D60E6">
        <w:t xml:space="preserve">. For each batch, the duration of isolation/group treatment </w:t>
      </w:r>
      <w:r w:rsidR="00104B61">
        <w:rPr>
          <w:rFonts w:hint="eastAsia"/>
        </w:rPr>
        <w:t>was</w:t>
      </w:r>
      <w:r w:rsidR="00CF4683" w:rsidRPr="003D60E6">
        <w:t xml:space="preserve"> either 2</w:t>
      </w:r>
      <w:r w:rsidR="00104B61">
        <w:rPr>
          <w:rFonts w:hint="eastAsia"/>
        </w:rPr>
        <w:t xml:space="preserve"> or 5 </w:t>
      </w:r>
      <w:r w:rsidR="00CF4683" w:rsidRPr="003D60E6">
        <w:t>day</w:t>
      </w:r>
      <w:r w:rsidR="00D76F28">
        <w:t>s</w:t>
      </w:r>
      <w:r w:rsidR="00CF4683" w:rsidRPr="003D60E6">
        <w:t>.</w:t>
      </w:r>
      <w:r w:rsidR="00DD036E" w:rsidRPr="003D60E6">
        <w:t xml:space="preserve"> </w:t>
      </w:r>
      <w:del w:id="34" w:author="Doria, Esther" w:date="2025-05-23T17:26:00Z" w16du:dateUtc="2025-05-23T22:26:00Z">
        <w:r w:rsidR="00DD036E" w:rsidRPr="003D60E6" w:rsidDel="001063E7">
          <w:delText>T</w:delText>
        </w:r>
        <w:r w:rsidR="009E3D02" w:rsidRPr="003D60E6" w:rsidDel="001063E7">
          <w:delText xml:space="preserve">hus, </w:delText>
        </w:r>
        <w:r w:rsidR="00104B61" w:rsidDel="001063E7">
          <w:rPr>
            <w:rFonts w:hint="eastAsia"/>
          </w:rPr>
          <w:delText>a</w:delText>
        </w:r>
      </w:del>
      <w:ins w:id="35" w:author="Doria, Esther" w:date="2025-05-23T17:26:00Z" w16du:dateUtc="2025-05-23T22:26:00Z">
        <w:r>
          <w:t>A</w:t>
        </w:r>
      </w:ins>
      <w:r w:rsidR="00104B61">
        <w:rPr>
          <w:rFonts w:hint="eastAsia"/>
        </w:rPr>
        <w:t xml:space="preserve"> total of </w:t>
      </w:r>
      <w:r w:rsidR="00DD036E" w:rsidRPr="003D60E6">
        <w:t>18</w:t>
      </w:r>
      <w:r w:rsidR="009E3D02" w:rsidRPr="003D60E6">
        <w:t xml:space="preserve"> batches of data were analyzed in parallel</w:t>
      </w:r>
      <w:ins w:id="36" w:author="Doria, Esther" w:date="2025-05-23T17:27:00Z" w16du:dateUtc="2025-05-23T22:27:00Z">
        <w:r>
          <w:t>, making multi-batch analysis a necessity</w:t>
        </w:r>
      </w:ins>
      <w:r w:rsidR="009E3D02" w:rsidRPr="003D60E6">
        <w:t>.</w:t>
      </w:r>
      <w:r>
        <w:t xml:space="preserve"> </w:t>
      </w:r>
      <w:r w:rsidR="009E3D02" w:rsidRPr="003D60E6">
        <w:t>Second,</w:t>
      </w:r>
      <w:r w:rsidR="00CF4683" w:rsidRPr="003D60E6">
        <w:t xml:space="preserve"> </w:t>
      </w:r>
      <w:r w:rsidR="009E3D02" w:rsidRPr="003D60E6">
        <w:t>a</w:t>
      </w:r>
      <w:r w:rsidR="00CF4683" w:rsidRPr="003D60E6">
        <w:t xml:space="preserve"> control wild</w:t>
      </w:r>
      <w:r w:rsidR="002A53AE">
        <w:t>-</w:t>
      </w:r>
      <w:r w:rsidR="00CF4683" w:rsidRPr="003D60E6">
        <w:t>type strain must be included for each batch because behavior experiment</w:t>
      </w:r>
      <w:r w:rsidR="009E3D02" w:rsidRPr="003D60E6">
        <w:t>s</w:t>
      </w:r>
      <w:r w:rsidR="00CF4683" w:rsidRPr="003D60E6">
        <w:t xml:space="preserve"> </w:t>
      </w:r>
      <w:r w:rsidR="00104B61">
        <w:rPr>
          <w:rFonts w:hint="eastAsia"/>
        </w:rPr>
        <w:t xml:space="preserve">often </w:t>
      </w:r>
      <w:r w:rsidR="00CF4683" w:rsidRPr="003D60E6">
        <w:t xml:space="preserve">exhibit variations </w:t>
      </w:r>
      <w:r w:rsidR="00104B61">
        <w:rPr>
          <w:rFonts w:hint="eastAsia"/>
        </w:rPr>
        <w:t xml:space="preserve">over </w:t>
      </w:r>
      <w:r w:rsidR="00CF4683" w:rsidRPr="003D60E6">
        <w:t>time. The same control strain</w:t>
      </w:r>
      <w:r w:rsidR="00104B61">
        <w:t>—</w:t>
      </w:r>
      <w:r w:rsidR="00DD036E" w:rsidRPr="003D60E6">
        <w:t>in this case</w:t>
      </w:r>
      <w:r w:rsidR="00104B61">
        <w:rPr>
          <w:rFonts w:hint="eastAsia"/>
        </w:rPr>
        <w:t>,</w:t>
      </w:r>
      <w:r w:rsidR="00DD036E" w:rsidRPr="003D60E6">
        <w:t xml:space="preserve"> </w:t>
      </w:r>
      <w:r w:rsidR="00DD036E" w:rsidRPr="003D60E6">
        <w:rPr>
          <w:i/>
          <w:iCs/>
        </w:rPr>
        <w:t>Canton S</w:t>
      </w:r>
      <w:r w:rsidR="002A53AE">
        <w:t>—</w:t>
      </w:r>
      <w:r w:rsidR="00DD036E" w:rsidRPr="003D60E6">
        <w:t xml:space="preserve">serves as </w:t>
      </w:r>
      <w:r w:rsidR="00104B61">
        <w:rPr>
          <w:rFonts w:hint="eastAsia"/>
        </w:rPr>
        <w:t>a uniform r</w:t>
      </w:r>
      <w:r w:rsidR="00DD036E" w:rsidRPr="003D60E6">
        <w:t>eference for</w:t>
      </w:r>
      <w:r w:rsidR="009E3D02" w:rsidRPr="003D60E6">
        <w:t xml:space="preserve"> the </w:t>
      </w:r>
      <w:r w:rsidR="00C474AC">
        <w:t>behavioral</w:t>
      </w:r>
      <w:r w:rsidR="00C474AC" w:rsidRPr="003D60E6">
        <w:t xml:space="preserve"> </w:t>
      </w:r>
      <w:r w:rsidR="009E3D02" w:rsidRPr="003D60E6">
        <w:t>phenotypes of the SIP strains</w:t>
      </w:r>
      <w:ins w:id="37" w:author="Doria, Esther" w:date="2025-05-23T17:29:00Z" w16du:dateUtc="2025-05-23T22:29:00Z">
        <w:r w:rsidR="000B3592">
          <w:t>. This consistent reference is used in fitting a l</w:t>
        </w:r>
      </w:ins>
      <w:ins w:id="38" w:author="Doria, Esther" w:date="2025-05-23T17:30:00Z" w16du:dateUtc="2025-05-23T22:30:00Z">
        <w:r w:rsidR="000B3592">
          <w:t>inear model to control for the batch effect and predicting the treatment effect of social isolation on each strain</w:t>
        </w:r>
      </w:ins>
      <w:r w:rsidR="009E3D02" w:rsidRPr="003D60E6">
        <w:t xml:space="preserve">. Third, </w:t>
      </w:r>
      <w:ins w:id="39" w:author="Doria, Esther" w:date="2025-05-23T17:33:00Z" w16du:dateUtc="2025-05-23T22:33:00Z">
        <w:r w:rsidR="00DB5BD1">
          <w:t>assessing correlations between sleep traits</w:t>
        </w:r>
      </w:ins>
      <w:ins w:id="40" w:author="Doria, Esther" w:date="2025-05-23T17:56:00Z" w16du:dateUtc="2025-05-23T22:56:00Z">
        <w:r w:rsidR="00B02BC6">
          <w:t xml:space="preserve"> and</w:t>
        </w:r>
      </w:ins>
      <w:del w:id="41" w:author="Doria, Esther" w:date="2025-05-23T17:56:00Z" w16du:dateUtc="2025-05-23T22:56:00Z">
        <w:r w:rsidR="00104B61" w:rsidDel="00B02BC6">
          <w:rPr>
            <w:rFonts w:hint="eastAsia"/>
          </w:rPr>
          <w:delText>the</w:delText>
        </w:r>
      </w:del>
      <w:r w:rsidR="00104B61">
        <w:rPr>
          <w:rFonts w:hint="eastAsia"/>
        </w:rPr>
        <w:t xml:space="preserve"> </w:t>
      </w:r>
      <w:r w:rsidR="009E3D02" w:rsidRPr="003D60E6">
        <w:t xml:space="preserve">clustering </w:t>
      </w:r>
      <w:ins w:id="42" w:author="Doria, Esther" w:date="2025-05-23T17:58:00Z" w16du:dateUtc="2025-05-23T22:58:00Z">
        <w:r w:rsidR="00B02BC6">
          <w:t>data across</w:t>
        </w:r>
      </w:ins>
      <w:ins w:id="43" w:author="Doria, Esther" w:date="2025-05-23T17:57:00Z" w16du:dateUtc="2025-05-23T22:57:00Z">
        <w:r w:rsidR="00B02BC6">
          <w:t xml:space="preserve"> all </w:t>
        </w:r>
        <w:r w:rsidR="00B02BC6">
          <w:lastRenderedPageBreak/>
          <w:t xml:space="preserve">SIP strains </w:t>
        </w:r>
      </w:ins>
      <w:del w:id="44" w:author="Doria, Esther" w:date="2025-05-23T17:57:00Z" w16du:dateUtc="2025-05-23T22:57:00Z">
        <w:r w:rsidR="009E3D02" w:rsidRPr="003D60E6" w:rsidDel="00B02BC6">
          <w:delText xml:space="preserve">method </w:delText>
        </w:r>
        <w:r w:rsidR="00104B61" w:rsidDel="00B02BC6">
          <w:rPr>
            <w:rFonts w:hint="eastAsia"/>
          </w:rPr>
          <w:delText xml:space="preserve">in GIGEM </w:delText>
        </w:r>
      </w:del>
      <w:r w:rsidR="009E3D02" w:rsidRPr="003D60E6">
        <w:t>can help explore</w:t>
      </w:r>
      <w:r w:rsidR="00DD036E" w:rsidRPr="003D60E6">
        <w:t xml:space="preserve"> and visualize the</w:t>
      </w:r>
      <w:r w:rsidR="009E3D02" w:rsidRPr="003D60E6">
        <w:t xml:space="preserve"> relationship</w:t>
      </w:r>
      <w:r w:rsidR="00104B61">
        <w:rPr>
          <w:rFonts w:hint="eastAsia"/>
        </w:rPr>
        <w:t>s</w:t>
      </w:r>
      <w:r w:rsidR="009E3D02" w:rsidRPr="003D60E6">
        <w:t xml:space="preserve"> </w:t>
      </w:r>
      <w:r w:rsidR="00104B61">
        <w:rPr>
          <w:rFonts w:hint="eastAsia"/>
        </w:rPr>
        <w:t>among</w:t>
      </w:r>
      <w:r w:rsidR="009E3D02" w:rsidRPr="003D60E6">
        <w:t xml:space="preserve"> the </w:t>
      </w:r>
      <w:r w:rsidR="00DD036E" w:rsidRPr="003D60E6">
        <w:t xml:space="preserve">SIP strains’ </w:t>
      </w:r>
      <w:r w:rsidR="009E3D02" w:rsidRPr="003D60E6">
        <w:t xml:space="preserve">sleep behavior phenotypes. Although </w:t>
      </w:r>
      <w:r w:rsidR="007721D5" w:rsidRPr="003D60E6">
        <w:t xml:space="preserve">GIGEM </w:t>
      </w:r>
      <w:r w:rsidR="009E3D02" w:rsidRPr="003D60E6">
        <w:t>was</w:t>
      </w:r>
      <w:r w:rsidR="007721D5" w:rsidRPr="003D60E6">
        <w:t xml:space="preserve"> tailored to </w:t>
      </w:r>
      <w:r w:rsidR="00104B61">
        <w:rPr>
          <w:rFonts w:hint="eastAsia"/>
        </w:rPr>
        <w:t xml:space="preserve">analyze </w:t>
      </w:r>
      <w:r w:rsidR="007721D5" w:rsidRPr="003D60E6">
        <w:t>group</w:t>
      </w:r>
      <w:r w:rsidR="009E3D02" w:rsidRPr="003D60E6">
        <w:t>/isolation treatment</w:t>
      </w:r>
      <w:r w:rsidR="007721D5" w:rsidRPr="003D60E6">
        <w:t xml:space="preserve">, </w:t>
      </w:r>
      <w:r w:rsidR="009E3D02" w:rsidRPr="003D60E6">
        <w:t xml:space="preserve">it is </w:t>
      </w:r>
      <w:r w:rsidR="00104B61">
        <w:rPr>
          <w:rFonts w:hint="eastAsia"/>
        </w:rPr>
        <w:t xml:space="preserve">also </w:t>
      </w:r>
      <w:ins w:id="45" w:author="Doria, Esther" w:date="2025-05-23T17:59:00Z" w16du:dateUtc="2025-05-23T22:59:00Z">
        <w:r w:rsidR="000252D2">
          <w:t xml:space="preserve">widely </w:t>
        </w:r>
      </w:ins>
      <w:r w:rsidR="009E3D02" w:rsidRPr="003D60E6">
        <w:t>applicable to behavior</w:t>
      </w:r>
      <w:r w:rsidR="00104B61">
        <w:rPr>
          <w:rFonts w:hint="eastAsia"/>
        </w:rPr>
        <w:t>al data</w:t>
      </w:r>
      <w:r w:rsidR="009E3D02" w:rsidRPr="003D60E6">
        <w:t xml:space="preserve"> from other types of treatments.</w:t>
      </w:r>
      <w:r w:rsidR="00796CC6" w:rsidRPr="003D60E6">
        <w:t xml:space="preserve"> </w:t>
      </w:r>
      <w:r w:rsidR="007721D5" w:rsidRPr="003D60E6">
        <w:t xml:space="preserve">GIGEM </w:t>
      </w:r>
      <w:r w:rsidR="00104B61">
        <w:rPr>
          <w:rFonts w:hint="eastAsia"/>
        </w:rPr>
        <w:t>includes</w:t>
      </w:r>
      <w:r w:rsidR="00104B61" w:rsidRPr="003D60E6">
        <w:t xml:space="preserve"> </w:t>
      </w:r>
      <w:r w:rsidR="007721D5" w:rsidRPr="003D60E6">
        <w:t>five functions</w:t>
      </w:r>
      <w:r w:rsidR="00104B61">
        <w:rPr>
          <w:rFonts w:hint="eastAsia"/>
        </w:rPr>
        <w:t>:</w:t>
      </w:r>
      <w:r w:rsidR="007721D5" w:rsidRPr="003D60E6">
        <w:t xml:space="preserve"> two </w:t>
      </w:r>
      <w:r w:rsidR="00104B61">
        <w:rPr>
          <w:rFonts w:hint="eastAsia"/>
        </w:rPr>
        <w:t>for analyzing</w:t>
      </w:r>
      <w:r w:rsidR="009E3D02" w:rsidRPr="003D60E6">
        <w:t xml:space="preserve"> </w:t>
      </w:r>
      <w:r w:rsidR="007721D5" w:rsidRPr="003D60E6">
        <w:t>individual</w:t>
      </w:r>
      <w:r w:rsidR="00796CC6" w:rsidRPr="003D60E6">
        <w:t xml:space="preserve"> </w:t>
      </w:r>
      <w:r w:rsidR="00104B61">
        <w:rPr>
          <w:rFonts w:hint="eastAsia"/>
        </w:rPr>
        <w:t xml:space="preserve">experimental </w:t>
      </w:r>
      <w:r w:rsidR="007721D5" w:rsidRPr="003D60E6">
        <w:t>batch</w:t>
      </w:r>
      <w:r w:rsidR="00796CC6" w:rsidRPr="003D60E6">
        <w:t>es</w:t>
      </w:r>
      <w:r w:rsidR="007721D5" w:rsidRPr="003D60E6">
        <w:t xml:space="preserve"> and three </w:t>
      </w:r>
      <w:r w:rsidR="00104B61">
        <w:rPr>
          <w:rFonts w:hint="eastAsia"/>
        </w:rPr>
        <w:t xml:space="preserve">for </w:t>
      </w:r>
      <w:r w:rsidR="00796CC6" w:rsidRPr="003D60E6">
        <w:t>analy</w:t>
      </w:r>
      <w:r w:rsidR="00104B61">
        <w:rPr>
          <w:rFonts w:hint="eastAsia"/>
        </w:rPr>
        <w:t xml:space="preserve">zing data across </w:t>
      </w:r>
      <w:r w:rsidR="007721D5" w:rsidRPr="003D60E6">
        <w:t>multi</w:t>
      </w:r>
      <w:r w:rsidR="009E3D02" w:rsidRPr="003D60E6">
        <w:t xml:space="preserve">ple </w:t>
      </w:r>
      <w:r w:rsidR="00104B61">
        <w:rPr>
          <w:rFonts w:hint="eastAsia"/>
        </w:rPr>
        <w:t xml:space="preserve">experimental </w:t>
      </w:r>
      <w:r w:rsidR="009E3D02" w:rsidRPr="003D60E6">
        <w:t>batches</w:t>
      </w:r>
      <w:r w:rsidR="007721D5" w:rsidRPr="003D60E6">
        <w:t xml:space="preserve">. </w:t>
      </w:r>
    </w:p>
    <w:p w14:paraId="058196D6" w14:textId="2BDB21BA" w:rsidR="00D26996" w:rsidRPr="003D60E6" w:rsidRDefault="00492F86" w:rsidP="003D60E6">
      <w:pPr>
        <w:spacing w:line="360" w:lineRule="auto"/>
      </w:pPr>
      <w:r>
        <w:rPr>
          <w:rFonts w:ascii="Open Sans" w:hAnsi="Open Sans" w:cs="Open Sans"/>
          <w:color w:val="333333"/>
          <w:sz w:val="21"/>
          <w:szCs w:val="21"/>
          <w:shd w:val="clear" w:color="auto" w:fill="FFFFFF"/>
        </w:rPr>
        <w:t>[insert Figure 1.]</w:t>
      </w:r>
    </w:p>
    <w:p w14:paraId="0000002B" w14:textId="7313B125" w:rsidR="001F7126" w:rsidRPr="003D60E6" w:rsidRDefault="009E3D02" w:rsidP="003D60E6">
      <w:pPr>
        <w:spacing w:line="360" w:lineRule="auto"/>
      </w:pPr>
      <w:r w:rsidRPr="003D60E6">
        <w:rPr>
          <w:b/>
        </w:rPr>
        <w:t>GIGEM</w:t>
      </w:r>
      <w:r w:rsidR="00104B61" w:rsidRPr="003D60E6">
        <w:rPr>
          <w:b/>
        </w:rPr>
        <w:t xml:space="preserve"> – </w:t>
      </w:r>
      <w:r w:rsidRPr="003D60E6">
        <w:rPr>
          <w:b/>
        </w:rPr>
        <w:t>Analysis Set-Up</w:t>
      </w:r>
    </w:p>
    <w:p w14:paraId="0000002C" w14:textId="37BB92B7" w:rsidR="001F7126" w:rsidRPr="003D60E6" w:rsidRDefault="006F590D" w:rsidP="003D60E6">
      <w:pPr>
        <w:spacing w:line="360" w:lineRule="auto"/>
      </w:pPr>
      <w:r w:rsidRPr="003D60E6">
        <w:t xml:space="preserve">GIGEM requires a </w:t>
      </w:r>
      <w:r w:rsidR="00104B61">
        <w:rPr>
          <w:rFonts w:hint="eastAsia"/>
        </w:rPr>
        <w:t xml:space="preserve">specific </w:t>
      </w:r>
      <w:r w:rsidRPr="003D60E6">
        <w:t>computer file structure</w:t>
      </w:r>
      <w:r w:rsidR="00104B61">
        <w:rPr>
          <w:rFonts w:hint="eastAsia"/>
        </w:rPr>
        <w:t>,</w:t>
      </w:r>
      <w:r w:rsidRPr="003D60E6">
        <w:t xml:space="preserve"> with </w:t>
      </w:r>
      <w:r w:rsidR="00104B61">
        <w:rPr>
          <w:rFonts w:hint="eastAsia"/>
        </w:rPr>
        <w:t xml:space="preserve">each batch in </w:t>
      </w:r>
      <w:r w:rsidRPr="003D60E6">
        <w:t xml:space="preserve">a </w:t>
      </w:r>
      <w:r w:rsidR="00104B61">
        <w:rPr>
          <w:rFonts w:hint="eastAsia"/>
        </w:rPr>
        <w:t xml:space="preserve">separate </w:t>
      </w:r>
      <w:r w:rsidRPr="003D60E6">
        <w:t xml:space="preserve">folder nested inside a </w:t>
      </w:r>
      <w:r w:rsidR="000C68CA">
        <w:t>p</w:t>
      </w:r>
      <w:r w:rsidRPr="003D60E6">
        <w:t>arent folder</w:t>
      </w:r>
      <w:r w:rsidR="000252D2">
        <w:t xml:space="preserve"> </w:t>
      </w:r>
      <w:r w:rsidR="000252D2" w:rsidRPr="006960F5">
        <w:rPr>
          <w:highlight w:val="yellow"/>
        </w:rPr>
        <w:t>(Figure 1</w:t>
      </w:r>
      <w:r w:rsidR="006960F5" w:rsidRPr="006960F5">
        <w:rPr>
          <w:highlight w:val="yellow"/>
        </w:rPr>
        <w:t>B</w:t>
      </w:r>
      <w:r w:rsidR="000252D2" w:rsidRPr="006960F5">
        <w:rPr>
          <w:highlight w:val="yellow"/>
        </w:rPr>
        <w:t>)</w:t>
      </w:r>
      <w:r w:rsidRPr="003D60E6">
        <w:t xml:space="preserve">. Each </w:t>
      </w:r>
      <w:r w:rsidR="000C68CA">
        <w:t>b</w:t>
      </w:r>
      <w:r w:rsidRPr="003D60E6">
        <w:t xml:space="preserve">atch folder contains the </w:t>
      </w:r>
      <w:r w:rsidR="000C68CA">
        <w:t>m</w:t>
      </w:r>
      <w:r w:rsidRPr="003D60E6">
        <w:t xml:space="preserve">onitor files </w:t>
      </w:r>
      <w:r w:rsidR="00D26996" w:rsidRPr="003D60E6">
        <w:t xml:space="preserve">collected by </w:t>
      </w:r>
      <w:r w:rsidRPr="003D60E6">
        <w:t xml:space="preserve">the DAM and a </w:t>
      </w:r>
      <w:r w:rsidR="00D61A74">
        <w:t>“</w:t>
      </w:r>
      <w:proofErr w:type="spellStart"/>
      <w:r w:rsidR="00D61A74">
        <w:t>M</w:t>
      </w:r>
      <w:r w:rsidRPr="003D60E6">
        <w:t>ain</w:t>
      </w:r>
      <w:r w:rsidR="00D61A74">
        <w:t>.r</w:t>
      </w:r>
      <w:proofErr w:type="spellEnd"/>
      <w:r w:rsidR="00D61A74">
        <w:t>”</w:t>
      </w:r>
      <w:r w:rsidRPr="003D60E6">
        <w:t xml:space="preserve"> R file describing the experimental </w:t>
      </w:r>
      <w:r w:rsidR="00D26996" w:rsidRPr="003D60E6">
        <w:t>design</w:t>
      </w:r>
      <w:r w:rsidR="000252D2">
        <w:t xml:space="preserve"> </w:t>
      </w:r>
      <w:r w:rsidR="000252D2" w:rsidRPr="006960F5">
        <w:rPr>
          <w:highlight w:val="yellow"/>
        </w:rPr>
        <w:t>(Figure 1</w:t>
      </w:r>
      <w:r w:rsidR="006960F5" w:rsidRPr="006960F5">
        <w:rPr>
          <w:highlight w:val="yellow"/>
        </w:rPr>
        <w:t>C, D</w:t>
      </w:r>
      <w:r w:rsidR="000252D2" w:rsidRPr="006960F5">
        <w:rPr>
          <w:highlight w:val="yellow"/>
        </w:rPr>
        <w:t>)</w:t>
      </w:r>
      <w:r w:rsidRPr="006960F5">
        <w:rPr>
          <w:highlight w:val="yellow"/>
        </w:rPr>
        <w:t>.</w:t>
      </w:r>
      <w:r w:rsidRPr="003D60E6">
        <w:t xml:space="preserve"> The </w:t>
      </w:r>
      <w:r w:rsidR="000C68CA">
        <w:t>p</w:t>
      </w:r>
      <w:r w:rsidRPr="003D60E6">
        <w:t xml:space="preserve">arent folder contains the </w:t>
      </w:r>
      <w:r w:rsidR="000252D2">
        <w:t>“</w:t>
      </w:r>
      <w:r w:rsidR="0096795D">
        <w:t>H</w:t>
      </w:r>
      <w:r w:rsidRPr="003D60E6">
        <w:t>itRun</w:t>
      </w:r>
      <w:r w:rsidR="000252D2">
        <w:t>.r”</w:t>
      </w:r>
      <w:r w:rsidRPr="003D60E6">
        <w:t xml:space="preserve"> R file and serves as the working directory. </w:t>
      </w:r>
      <w:r w:rsidR="00104B61">
        <w:rPr>
          <w:rFonts w:hint="eastAsia"/>
        </w:rPr>
        <w:t>It</w:t>
      </w:r>
      <w:r w:rsidR="00104B61" w:rsidRPr="003D60E6">
        <w:t xml:space="preserve"> </w:t>
      </w:r>
      <w:r w:rsidRPr="003D60E6">
        <w:t xml:space="preserve">is also where </w:t>
      </w:r>
      <w:r w:rsidR="00104B61">
        <w:rPr>
          <w:rFonts w:hint="eastAsia"/>
        </w:rPr>
        <w:t>all</w:t>
      </w:r>
      <w:r w:rsidR="00104B61" w:rsidRPr="003D60E6">
        <w:t xml:space="preserve"> </w:t>
      </w:r>
      <w:r w:rsidRPr="003D60E6">
        <w:t xml:space="preserve">multi-batch analysis outputs </w:t>
      </w:r>
      <w:r w:rsidR="00104B61">
        <w:rPr>
          <w:rFonts w:hint="eastAsia"/>
        </w:rPr>
        <w:t>are</w:t>
      </w:r>
      <w:r w:rsidRPr="003D60E6">
        <w:t xml:space="preserve"> saved. An example set-up </w:t>
      </w:r>
      <w:r w:rsidR="00104B61">
        <w:rPr>
          <w:rFonts w:hint="eastAsia"/>
        </w:rPr>
        <w:t>using</w:t>
      </w:r>
      <w:r w:rsidR="00104B61" w:rsidRPr="003D60E6">
        <w:t xml:space="preserve"> </w:t>
      </w:r>
      <w:r w:rsidRPr="003D60E6">
        <w:t>the SIP-line data can be found at github.com/</w:t>
      </w:r>
      <w:proofErr w:type="spellStart"/>
      <w:r w:rsidR="000252D2">
        <w:t>WanheLiLab</w:t>
      </w:r>
      <w:proofErr w:type="spellEnd"/>
      <w:r w:rsidRPr="003D60E6">
        <w:t>/</w:t>
      </w:r>
      <w:proofErr w:type="spellStart"/>
      <w:r w:rsidRPr="003D60E6">
        <w:t>gigem.Example</w:t>
      </w:r>
      <w:proofErr w:type="spellEnd"/>
      <w:r w:rsidRPr="003D60E6">
        <w:t xml:space="preserve">. </w:t>
      </w:r>
    </w:p>
    <w:p w14:paraId="66F1EDFD" w14:textId="77777777" w:rsidR="00D26996" w:rsidRPr="003D60E6" w:rsidRDefault="00D26996" w:rsidP="003D60E6">
      <w:pPr>
        <w:spacing w:line="360" w:lineRule="auto"/>
      </w:pPr>
    </w:p>
    <w:p w14:paraId="0000002D" w14:textId="3972CA51" w:rsidR="001F7126" w:rsidRPr="003D60E6" w:rsidRDefault="00D26996" w:rsidP="003D60E6">
      <w:pPr>
        <w:spacing w:line="360" w:lineRule="auto"/>
      </w:pPr>
      <w:r w:rsidRPr="00571DEB">
        <w:rPr>
          <w:b/>
          <w:highlight w:val="lightGray"/>
        </w:rPr>
        <w:t>GIGEM</w:t>
      </w:r>
      <w:r w:rsidR="00104B61" w:rsidRPr="00571DEB">
        <w:rPr>
          <w:b/>
          <w:highlight w:val="lightGray"/>
        </w:rPr>
        <w:t xml:space="preserve"> – </w:t>
      </w:r>
      <w:r w:rsidRPr="00571DEB">
        <w:rPr>
          <w:b/>
          <w:highlight w:val="lightGray"/>
        </w:rPr>
        <w:t>Baseline Functions and Plots</w:t>
      </w:r>
    </w:p>
    <w:p w14:paraId="0000002E" w14:textId="0550FD0A" w:rsidR="001F7126" w:rsidRPr="003D60E6" w:rsidRDefault="26766AD8" w:rsidP="003D60E6">
      <w:pPr>
        <w:spacing w:line="360" w:lineRule="auto"/>
      </w:pPr>
      <w:proofErr w:type="gramStart"/>
      <w:r w:rsidRPr="003D60E6">
        <w:t>The functions</w:t>
      </w:r>
      <w:proofErr w:type="gramEnd"/>
      <w:r w:rsidRPr="003D60E6">
        <w:t xml:space="preserve"> </w:t>
      </w:r>
      <w:proofErr w:type="spellStart"/>
      <w:r w:rsidRPr="003D60E6">
        <w:t>runOneBatch</w:t>
      </w:r>
      <w:proofErr w:type="spellEnd"/>
      <w:r w:rsidRPr="003D60E6">
        <w:t xml:space="preserve"> and </w:t>
      </w:r>
      <w:proofErr w:type="spellStart"/>
      <w:r w:rsidRPr="003D60E6">
        <w:t>runAllBatches</w:t>
      </w:r>
      <w:proofErr w:type="spellEnd"/>
      <w:r w:rsidRPr="003D60E6">
        <w:t xml:space="preserve"> process batches</w:t>
      </w:r>
      <w:r w:rsidR="00571DEB" w:rsidRPr="00571DEB">
        <w:t xml:space="preserve"> </w:t>
      </w:r>
      <w:r w:rsidR="00571DEB" w:rsidRPr="003D60E6">
        <w:t>individual</w:t>
      </w:r>
      <w:r w:rsidR="00571DEB">
        <w:t>ly</w:t>
      </w:r>
      <w:r w:rsidRPr="003D60E6">
        <w:t xml:space="preserve"> and produce</w:t>
      </w:r>
      <w:r w:rsidR="00104B61">
        <w:rPr>
          <w:rFonts w:hint="eastAsia"/>
        </w:rPr>
        <w:t xml:space="preserve"> CSV</w:t>
      </w:r>
      <w:r w:rsidRPr="003D60E6">
        <w:t xml:space="preserve"> files and plots specific to </w:t>
      </w:r>
      <w:r w:rsidR="00104B61">
        <w:rPr>
          <w:rFonts w:hint="eastAsia"/>
        </w:rPr>
        <w:t>each</w:t>
      </w:r>
      <w:r w:rsidR="00104B61" w:rsidRPr="003D60E6">
        <w:t xml:space="preserve"> </w:t>
      </w:r>
      <w:r w:rsidRPr="003D60E6">
        <w:t>batch. As the name</w:t>
      </w:r>
      <w:r w:rsidR="00D61A74">
        <w:t>s</w:t>
      </w:r>
      <w:r w:rsidRPr="003D60E6">
        <w:t xml:space="preserve"> suggest, </w:t>
      </w:r>
      <w:proofErr w:type="spellStart"/>
      <w:r w:rsidRPr="003D60E6">
        <w:t>runOneBatch</w:t>
      </w:r>
      <w:proofErr w:type="spellEnd"/>
      <w:r w:rsidRPr="003D60E6">
        <w:t xml:space="preserve"> only </w:t>
      </w:r>
      <w:r w:rsidR="00104B61">
        <w:rPr>
          <w:rFonts w:hint="eastAsia"/>
        </w:rPr>
        <w:t>executes</w:t>
      </w:r>
      <w:r w:rsidR="00104B61" w:rsidRPr="003D60E6">
        <w:t xml:space="preserve"> </w:t>
      </w:r>
      <w:r w:rsidRPr="003D60E6">
        <w:t>a</w:t>
      </w:r>
      <w:r w:rsidR="00104B61">
        <w:rPr>
          <w:rFonts w:hint="eastAsia"/>
        </w:rPr>
        <w:t xml:space="preserve"> single,</w:t>
      </w:r>
      <w:r w:rsidR="00D61A74">
        <w:t xml:space="preserve"> </w:t>
      </w:r>
      <w:r w:rsidRPr="003D60E6">
        <w:t xml:space="preserve">explicitly named </w:t>
      </w:r>
      <w:r w:rsidR="00D61A74">
        <w:t>b</w:t>
      </w:r>
      <w:r w:rsidRPr="003D60E6">
        <w:t xml:space="preserve">atch. Likewise, </w:t>
      </w:r>
      <w:proofErr w:type="spellStart"/>
      <w:r w:rsidRPr="003D60E6">
        <w:t>runAllBatches</w:t>
      </w:r>
      <w:proofErr w:type="spellEnd"/>
      <w:r w:rsidRPr="003D60E6">
        <w:t xml:space="preserve"> iterate</w:t>
      </w:r>
      <w:r w:rsidR="00104B61">
        <w:rPr>
          <w:rFonts w:hint="eastAsia"/>
        </w:rPr>
        <w:t>s</w:t>
      </w:r>
      <w:r w:rsidRPr="003D60E6">
        <w:t xml:space="preserve"> through </w:t>
      </w:r>
      <w:r w:rsidR="00104B61">
        <w:rPr>
          <w:rFonts w:hint="eastAsia"/>
        </w:rPr>
        <w:t>all</w:t>
      </w:r>
      <w:r w:rsidR="00104B61" w:rsidRPr="003D60E6">
        <w:t xml:space="preserve"> </w:t>
      </w:r>
      <w:r w:rsidRPr="003D60E6">
        <w:t xml:space="preserve">batch </w:t>
      </w:r>
      <w:r w:rsidR="00104B61">
        <w:rPr>
          <w:rFonts w:hint="eastAsia"/>
        </w:rPr>
        <w:t xml:space="preserve">folders </w:t>
      </w:r>
      <w:r w:rsidRPr="003D60E6">
        <w:t>within the parent directory. Both functions contain a variable, “numb</w:t>
      </w:r>
      <w:r w:rsidR="00571DEB">
        <w:t>D</w:t>
      </w:r>
      <w:r w:rsidRPr="003D60E6">
        <w:t>ays</w:t>
      </w:r>
      <w:r w:rsidR="00104B61">
        <w:rPr>
          <w:rFonts w:hint="eastAsia"/>
        </w:rPr>
        <w:t>,</w:t>
      </w:r>
      <w:r w:rsidRPr="003D60E6">
        <w:t>”</w:t>
      </w:r>
      <w:r w:rsidR="00D61A74">
        <w:t xml:space="preserve"> </w:t>
      </w:r>
      <w:r w:rsidR="00104B61">
        <w:rPr>
          <w:rFonts w:hint="eastAsia"/>
        </w:rPr>
        <w:t>which allows users to</w:t>
      </w:r>
      <w:r w:rsidR="00104B61" w:rsidRPr="003D60E6">
        <w:t xml:space="preserve"> </w:t>
      </w:r>
      <w:r w:rsidRPr="003D60E6">
        <w:t xml:space="preserve">customize the number of analysis days. </w:t>
      </w:r>
      <w:proofErr w:type="spellStart"/>
      <w:r w:rsidR="00D61A74">
        <w:t>S</w:t>
      </w:r>
      <w:r w:rsidRPr="003D60E6">
        <w:t>omnograms</w:t>
      </w:r>
      <w:proofErr w:type="spellEnd"/>
      <w:r w:rsidRPr="003D60E6">
        <w:t xml:space="preserve"> for all individuals within a batch </w:t>
      </w:r>
      <w:r w:rsidR="00104B61">
        <w:rPr>
          <w:rFonts w:hint="eastAsia"/>
        </w:rPr>
        <w:t>are a</w:t>
      </w:r>
      <w:r w:rsidR="00104B61" w:rsidRPr="003D60E6">
        <w:t>utomatically</w:t>
      </w:r>
      <w:r w:rsidR="00104B61">
        <w:rPr>
          <w:rFonts w:hint="eastAsia"/>
        </w:rPr>
        <w:t xml:space="preserve"> generated</w:t>
      </w:r>
      <w:r w:rsidR="00104B61" w:rsidRPr="003D60E6">
        <w:t xml:space="preserve"> </w:t>
      </w:r>
      <w:r w:rsidRPr="003D60E6">
        <w:t xml:space="preserve">for each monitor, both before and after </w:t>
      </w:r>
      <w:r w:rsidR="00D61A74">
        <w:t xml:space="preserve">removing </w:t>
      </w:r>
      <w:r w:rsidRPr="003D60E6">
        <w:t xml:space="preserve">dead flies from the dataset. </w:t>
      </w:r>
      <w:r w:rsidR="00104B61">
        <w:rPr>
          <w:rFonts w:hint="eastAsia"/>
        </w:rPr>
        <w:t>In addition, t</w:t>
      </w:r>
      <w:r w:rsidRPr="003D60E6">
        <w:t xml:space="preserve">hree notable </w:t>
      </w:r>
      <w:r w:rsidR="00104B61">
        <w:t>CSV</w:t>
      </w:r>
      <w:r w:rsidR="00104B61" w:rsidRPr="003D60E6">
        <w:t xml:space="preserve"> </w:t>
      </w:r>
      <w:r w:rsidRPr="003D60E6">
        <w:t>files are automatically produced. The first, “loadinginfo</w:t>
      </w:r>
      <w:r w:rsidR="00104B61">
        <w:rPr>
          <w:rFonts w:hint="eastAsia"/>
        </w:rPr>
        <w:t>.csv,</w:t>
      </w:r>
      <w:r w:rsidRPr="003D60E6">
        <w:t xml:space="preserve">” contains the list of populations </w:t>
      </w:r>
      <w:r w:rsidR="00104B61">
        <w:rPr>
          <w:rFonts w:hint="eastAsia"/>
        </w:rPr>
        <w:t>and</w:t>
      </w:r>
      <w:r w:rsidR="00104B61" w:rsidRPr="003D60E6">
        <w:t xml:space="preserve"> </w:t>
      </w:r>
      <w:r w:rsidRPr="003D60E6">
        <w:t xml:space="preserve">their </w:t>
      </w:r>
      <w:r w:rsidR="00104B61">
        <w:rPr>
          <w:rFonts w:hint="eastAsia"/>
        </w:rPr>
        <w:t xml:space="preserve">associated </w:t>
      </w:r>
      <w:r w:rsidRPr="003D60E6">
        <w:t>experimental conditions for each variable</w:t>
      </w:r>
      <w:r w:rsidR="00104B61">
        <w:rPr>
          <w:rFonts w:hint="eastAsia"/>
        </w:rPr>
        <w:t>,</w:t>
      </w:r>
      <w:r w:rsidRPr="003D60E6">
        <w:t xml:space="preserve"> as specified in the </w:t>
      </w:r>
      <w:r w:rsidR="00D61A74">
        <w:t>“</w:t>
      </w:r>
      <w:proofErr w:type="spellStart"/>
      <w:r w:rsidR="00D61A74">
        <w:t>M</w:t>
      </w:r>
      <w:r w:rsidRPr="003D60E6">
        <w:t>ain</w:t>
      </w:r>
      <w:r w:rsidR="00D61A74">
        <w:t>.r</w:t>
      </w:r>
      <w:proofErr w:type="spellEnd"/>
      <w:r w:rsidR="00D61A74">
        <w:t>”</w:t>
      </w:r>
      <w:r w:rsidRPr="003D60E6">
        <w:t xml:space="preserve"> </w:t>
      </w:r>
      <w:r w:rsidR="00104B61">
        <w:rPr>
          <w:rFonts w:hint="eastAsia"/>
        </w:rPr>
        <w:t xml:space="preserve">experimental design </w:t>
      </w:r>
      <w:r w:rsidRPr="003D60E6">
        <w:t>file</w:t>
      </w:r>
      <w:r w:rsidR="00B62FF7">
        <w:t xml:space="preserve"> (i.e. Genotype, Treatment, Sex, etc.)</w:t>
      </w:r>
      <w:r w:rsidRPr="003D60E6">
        <w:t xml:space="preserve">. </w:t>
      </w:r>
      <w:del w:id="46" w:author="Xin Chen" w:date="2025-05-02T17:53:00Z" w16du:dateUtc="2025-05-02T21:53:00Z">
        <w:r w:rsidRPr="003D60E6" w:rsidDel="00104B61">
          <w:delText>This can be used to check</w:delText>
        </w:r>
      </w:del>
      <w:ins w:id="47" w:author="Xin Chen" w:date="2025-05-02T17:53:00Z" w16du:dateUtc="2025-05-02T21:53:00Z">
        <w:r w:rsidR="00104B61">
          <w:rPr>
            <w:rFonts w:hint="eastAsia"/>
          </w:rPr>
          <w:t>It serves as a reference</w:t>
        </w:r>
      </w:ins>
      <w:r w:rsidRPr="003D60E6">
        <w:t xml:space="preserve"> for </w:t>
      </w:r>
      <w:r w:rsidR="00104B61">
        <w:rPr>
          <w:rFonts w:hint="eastAsia"/>
        </w:rPr>
        <w:t xml:space="preserve">verifying the </w:t>
      </w:r>
      <w:r w:rsidRPr="003D60E6">
        <w:t>correct formatting in the Main file. The second, “stat</w:t>
      </w:r>
      <w:r w:rsidR="00104B61">
        <w:rPr>
          <w:rFonts w:hint="eastAsia"/>
        </w:rPr>
        <w:t>.csv,</w:t>
      </w:r>
      <w:r w:rsidRPr="003D60E6">
        <w:t xml:space="preserve">” </w:t>
      </w:r>
      <w:r w:rsidR="00104B61">
        <w:rPr>
          <w:rFonts w:hint="eastAsia"/>
        </w:rPr>
        <w:t>provides summary statistics, including</w:t>
      </w:r>
      <w:r w:rsidR="00104B61" w:rsidRPr="003D60E6">
        <w:t xml:space="preserve"> </w:t>
      </w:r>
      <w:r w:rsidRPr="003D60E6">
        <w:t>mean, standard deviation, standard error, and confidence interval</w:t>
      </w:r>
      <w:r w:rsidR="00D61A74">
        <w:t>,</w:t>
      </w:r>
      <w:r w:rsidRPr="003D60E6">
        <w:t xml:space="preserve"> for each sleep parameter measured across the population. The sleep parameters of interest are: </w:t>
      </w:r>
      <w:proofErr w:type="spellStart"/>
      <w:r w:rsidRPr="003D60E6">
        <w:t>Sleep_Time_All</w:t>
      </w:r>
      <w:proofErr w:type="spellEnd"/>
      <w:r w:rsidRPr="003D60E6">
        <w:t xml:space="preserve"> (total time sleeping during day and night), </w:t>
      </w:r>
      <w:proofErr w:type="spellStart"/>
      <w:r w:rsidRPr="003D60E6">
        <w:t>Sleep_Time_L</w:t>
      </w:r>
      <w:proofErr w:type="spellEnd"/>
      <w:r w:rsidRPr="003D60E6">
        <w:t xml:space="preserve"> (time sleeping during the day/light phase), </w:t>
      </w:r>
      <w:proofErr w:type="spellStart"/>
      <w:r w:rsidRPr="003D60E6">
        <w:t>Sleep_Time_D</w:t>
      </w:r>
      <w:proofErr w:type="spellEnd"/>
      <w:r w:rsidRPr="003D60E6">
        <w:t xml:space="preserve"> (time sleeping during the night/dark phase), </w:t>
      </w:r>
      <w:proofErr w:type="spellStart"/>
      <w:r w:rsidRPr="003D60E6">
        <w:t>n_Bouts_L</w:t>
      </w:r>
      <w:proofErr w:type="spellEnd"/>
      <w:r w:rsidRPr="003D60E6">
        <w:t xml:space="preserve"> (number of sleep bouts during the day/light phase), </w:t>
      </w:r>
      <w:proofErr w:type="spellStart"/>
      <w:r w:rsidRPr="003D60E6">
        <w:t>mean_Bout_Length_L</w:t>
      </w:r>
      <w:proofErr w:type="spellEnd"/>
      <w:r w:rsidRPr="003D60E6">
        <w:t xml:space="preserve"> (average bout length during the day/light phase), </w:t>
      </w:r>
      <w:proofErr w:type="spellStart"/>
      <w:r w:rsidRPr="003D60E6">
        <w:t>n_Bouts_D</w:t>
      </w:r>
      <w:proofErr w:type="spellEnd"/>
      <w:r w:rsidRPr="003D60E6">
        <w:t xml:space="preserve"> </w:t>
      </w:r>
      <w:r w:rsidRPr="003D60E6">
        <w:lastRenderedPageBreak/>
        <w:t xml:space="preserve">(number of sleep bouts during the day/light phase), and </w:t>
      </w:r>
      <w:proofErr w:type="spellStart"/>
      <w:r w:rsidRPr="003D60E6">
        <w:t>mean_Bout_Length_D</w:t>
      </w:r>
      <w:proofErr w:type="spellEnd"/>
      <w:r w:rsidRPr="003D60E6">
        <w:t xml:space="preserve"> (average bout length during the day/light phase).</w:t>
      </w:r>
      <w:r w:rsidR="00104B61">
        <w:rPr>
          <w:rFonts w:hint="eastAsia"/>
        </w:rPr>
        <w:t xml:space="preserve"> </w:t>
      </w:r>
      <w:r w:rsidRPr="003D60E6">
        <w:t>The third</w:t>
      </w:r>
      <w:r w:rsidR="0012228F">
        <w:rPr>
          <w:rFonts w:hint="eastAsia"/>
        </w:rPr>
        <w:t xml:space="preserve"> file</w:t>
      </w:r>
      <w:r w:rsidRPr="003D60E6">
        <w:t>, “summary</w:t>
      </w:r>
      <w:r w:rsidR="0012228F">
        <w:rPr>
          <w:rFonts w:hint="eastAsia"/>
        </w:rPr>
        <w:t>.csv,</w:t>
      </w:r>
      <w:r w:rsidRPr="003D60E6">
        <w:t>” summarize</w:t>
      </w:r>
      <w:r w:rsidR="00D61A74">
        <w:t>s</w:t>
      </w:r>
      <w:r w:rsidRPr="003D60E6">
        <w:t xml:space="preserve"> the sleep parameters </w:t>
      </w:r>
      <w:r w:rsidR="0012228F">
        <w:rPr>
          <w:rFonts w:hint="eastAsia"/>
        </w:rPr>
        <w:t xml:space="preserve">listed </w:t>
      </w:r>
      <w:r w:rsidR="0012228F" w:rsidRPr="003D60E6">
        <w:t xml:space="preserve">above </w:t>
      </w:r>
      <w:r w:rsidR="0012228F">
        <w:rPr>
          <w:rFonts w:hint="eastAsia"/>
        </w:rPr>
        <w:t>along with</w:t>
      </w:r>
      <w:r w:rsidR="00D61A74">
        <w:t xml:space="preserve"> the</w:t>
      </w:r>
      <w:r w:rsidRPr="003D60E6">
        <w:t xml:space="preserve"> </w:t>
      </w:r>
      <w:commentRangeStart w:id="48"/>
      <w:r w:rsidRPr="003D60E6">
        <w:t>additional sleep parameters</w:t>
      </w:r>
      <w:commentRangeEnd w:id="48"/>
      <w:r w:rsidRPr="003D60E6">
        <w:rPr>
          <w:rStyle w:val="CommentReference"/>
          <w:sz w:val="24"/>
          <w:szCs w:val="24"/>
        </w:rPr>
        <w:commentReference w:id="48"/>
      </w:r>
      <w:r w:rsidR="00D61A74">
        <w:t>:</w:t>
      </w:r>
      <w:r w:rsidR="0012228F" w:rsidRPr="003D60E6">
        <w:t xml:space="preserve"> </w:t>
      </w:r>
      <w:r w:rsidRPr="003D60E6">
        <w:t xml:space="preserve">sleep fraction, </w:t>
      </w:r>
      <w:r w:rsidR="0012228F">
        <w:rPr>
          <w:rFonts w:hint="eastAsia"/>
        </w:rPr>
        <w:t xml:space="preserve">sleep </w:t>
      </w:r>
      <w:r w:rsidRPr="003D60E6">
        <w:t xml:space="preserve">latency, first bout length, and latency to the longest bout. </w:t>
      </w:r>
      <w:r w:rsidRPr="00F507CC">
        <w:rPr>
          <w:highlight w:val="yellow"/>
        </w:rPr>
        <w:t xml:space="preserve">For all applicable plots, the </w:t>
      </w:r>
      <w:r w:rsidR="00F507CC" w:rsidRPr="00F507CC">
        <w:rPr>
          <w:highlight w:val="yellow"/>
        </w:rPr>
        <w:t>function’s</w:t>
      </w:r>
      <w:r w:rsidRPr="00F507CC">
        <w:rPr>
          <w:highlight w:val="yellow"/>
        </w:rPr>
        <w:t xml:space="preserve"> </w:t>
      </w:r>
      <w:r w:rsidR="00F507CC" w:rsidRPr="00F507CC">
        <w:rPr>
          <w:highlight w:val="yellow"/>
        </w:rPr>
        <w:t>“</w:t>
      </w:r>
      <w:proofErr w:type="spellStart"/>
      <w:r w:rsidR="00F507CC" w:rsidRPr="00F507CC">
        <w:rPr>
          <w:highlight w:val="yellow"/>
        </w:rPr>
        <w:t>overlayVar</w:t>
      </w:r>
      <w:proofErr w:type="spellEnd"/>
      <w:r w:rsidR="00F507CC" w:rsidRPr="00F507CC">
        <w:rPr>
          <w:highlight w:val="yellow"/>
        </w:rPr>
        <w:t>”, “</w:t>
      </w:r>
      <w:proofErr w:type="spellStart"/>
      <w:r w:rsidR="00F507CC" w:rsidRPr="00F507CC">
        <w:rPr>
          <w:highlight w:val="yellow"/>
        </w:rPr>
        <w:t>columnVar</w:t>
      </w:r>
      <w:proofErr w:type="spellEnd"/>
      <w:r w:rsidR="00F507CC" w:rsidRPr="00F507CC">
        <w:rPr>
          <w:highlight w:val="yellow"/>
        </w:rPr>
        <w:t>”, and “</w:t>
      </w:r>
      <w:proofErr w:type="spellStart"/>
      <w:r w:rsidR="00F507CC" w:rsidRPr="00F507CC">
        <w:rPr>
          <w:highlight w:val="yellow"/>
        </w:rPr>
        <w:t>rowVar</w:t>
      </w:r>
      <w:proofErr w:type="spellEnd"/>
      <w:r w:rsidR="00F507CC" w:rsidRPr="00F507CC">
        <w:rPr>
          <w:highlight w:val="yellow"/>
        </w:rPr>
        <w:t xml:space="preserve">” </w:t>
      </w:r>
      <w:r w:rsidRPr="00F507CC">
        <w:rPr>
          <w:highlight w:val="yellow"/>
        </w:rPr>
        <w:t>variable</w:t>
      </w:r>
      <w:r w:rsidR="00F507CC" w:rsidRPr="00F507CC">
        <w:rPr>
          <w:highlight w:val="yellow"/>
        </w:rPr>
        <w:t>s</w:t>
      </w:r>
      <w:r w:rsidRPr="00F507CC">
        <w:rPr>
          <w:highlight w:val="yellow"/>
        </w:rPr>
        <w:t xml:space="preserve"> </w:t>
      </w:r>
      <w:r w:rsidR="00F507CC">
        <w:rPr>
          <w:highlight w:val="yellow"/>
        </w:rPr>
        <w:t>are</w:t>
      </w:r>
      <w:r w:rsidR="0012228F" w:rsidRPr="00F507CC">
        <w:rPr>
          <w:rFonts w:hint="eastAsia"/>
          <w:highlight w:val="yellow"/>
        </w:rPr>
        <w:t xml:space="preserve"> used to</w:t>
      </w:r>
      <w:r w:rsidR="0012228F" w:rsidRPr="00F507CC">
        <w:rPr>
          <w:highlight w:val="yellow"/>
        </w:rPr>
        <w:t xml:space="preserve"> </w:t>
      </w:r>
      <w:r w:rsidRPr="00F507CC">
        <w:rPr>
          <w:highlight w:val="yellow"/>
        </w:rPr>
        <w:t>color and organize the variables within the plots</w:t>
      </w:r>
      <w:r w:rsidR="00F507CC">
        <w:rPr>
          <w:highlight w:val="yellow"/>
        </w:rPr>
        <w:t>. The “</w:t>
      </w:r>
      <w:proofErr w:type="spellStart"/>
      <w:r w:rsidR="00F507CC">
        <w:rPr>
          <w:highlight w:val="yellow"/>
        </w:rPr>
        <w:t>columnVar</w:t>
      </w:r>
      <w:proofErr w:type="spellEnd"/>
      <w:r w:rsidR="00F507CC">
        <w:rPr>
          <w:highlight w:val="yellow"/>
        </w:rPr>
        <w:t>” and “</w:t>
      </w:r>
      <w:proofErr w:type="spellStart"/>
      <w:r w:rsidR="00F507CC">
        <w:rPr>
          <w:highlight w:val="yellow"/>
        </w:rPr>
        <w:t>rowVar</w:t>
      </w:r>
      <w:proofErr w:type="spellEnd"/>
      <w:r w:rsidR="00F507CC">
        <w:rPr>
          <w:highlight w:val="yellow"/>
        </w:rPr>
        <w:t xml:space="preserve">” divide plots into columns and rows respectively by differing conditions within the specified variables. </w:t>
      </w:r>
    </w:p>
    <w:p w14:paraId="4218566A" w14:textId="77777777" w:rsidR="00D90C30" w:rsidRPr="003D60E6" w:rsidRDefault="00D90C30" w:rsidP="003D60E6">
      <w:pPr>
        <w:spacing w:line="360" w:lineRule="auto"/>
      </w:pPr>
    </w:p>
    <w:p w14:paraId="7693F069" w14:textId="0BA64B84" w:rsidR="00EA0DB9" w:rsidRPr="003D60E6" w:rsidRDefault="00F507CC" w:rsidP="003D60E6">
      <w:pPr>
        <w:spacing w:line="360" w:lineRule="auto"/>
      </w:pPr>
      <w:r w:rsidRPr="006116E4">
        <w:rPr>
          <w:highlight w:val="yellow"/>
        </w:rPr>
        <w:t xml:space="preserve">Within the function, </w:t>
      </w:r>
      <w:r w:rsidR="000510BD">
        <w:rPr>
          <w:highlight w:val="yellow"/>
        </w:rPr>
        <w:t>“</w:t>
      </w:r>
      <w:proofErr w:type="spellStart"/>
      <w:r w:rsidRPr="006116E4">
        <w:rPr>
          <w:highlight w:val="yellow"/>
        </w:rPr>
        <w:t>plotSelect</w:t>
      </w:r>
      <w:r w:rsidR="00BC4C81">
        <w:rPr>
          <w:highlight w:val="yellow"/>
        </w:rPr>
        <w:t>ion</w:t>
      </w:r>
      <w:proofErr w:type="spellEnd"/>
      <w:r w:rsidR="000510BD">
        <w:rPr>
          <w:highlight w:val="yellow"/>
        </w:rPr>
        <w:t>”</w:t>
      </w:r>
      <w:r w:rsidRPr="006116E4">
        <w:rPr>
          <w:highlight w:val="yellow"/>
        </w:rPr>
        <w:t xml:space="preserve"> </w:t>
      </w:r>
      <w:r w:rsidR="006116E4" w:rsidRPr="006116E4">
        <w:rPr>
          <w:highlight w:val="yellow"/>
        </w:rPr>
        <w:t>is set to “All”, “None” or “Select”</w:t>
      </w:r>
      <w:r w:rsidRPr="006116E4">
        <w:rPr>
          <w:highlight w:val="yellow"/>
        </w:rPr>
        <w:t xml:space="preserve"> </w:t>
      </w:r>
      <w:r w:rsidR="006116E4" w:rsidRPr="006116E4">
        <w:rPr>
          <w:highlight w:val="yellow"/>
        </w:rPr>
        <w:t>to</w:t>
      </w:r>
      <w:r w:rsidRPr="006116E4">
        <w:rPr>
          <w:highlight w:val="yellow"/>
        </w:rPr>
        <w:t xml:space="preserve"> determin</w:t>
      </w:r>
      <w:r w:rsidR="006116E4" w:rsidRPr="006116E4">
        <w:rPr>
          <w:highlight w:val="yellow"/>
        </w:rPr>
        <w:t>e</w:t>
      </w:r>
      <w:r w:rsidRPr="006116E4">
        <w:rPr>
          <w:highlight w:val="yellow"/>
        </w:rPr>
        <w:t xml:space="preserve"> which plots to generate.</w:t>
      </w:r>
      <w:r w:rsidR="006116E4" w:rsidRPr="006116E4">
        <w:rPr>
          <w:highlight w:val="yellow"/>
        </w:rPr>
        <w:t xml:space="preserve"> </w:t>
      </w:r>
      <w:r w:rsidRPr="006116E4">
        <w:rPr>
          <w:highlight w:val="yellow"/>
        </w:rPr>
        <w:t>If “Select” is chosen,</w:t>
      </w:r>
      <w:r w:rsidR="006F590D" w:rsidRPr="006116E4">
        <w:rPr>
          <w:highlight w:val="yellow"/>
        </w:rPr>
        <w:t xml:space="preserve"> the code prompts the user with </w:t>
      </w:r>
      <w:r w:rsidR="00DE3739" w:rsidRPr="006116E4">
        <w:rPr>
          <w:highlight w:val="yellow"/>
        </w:rPr>
        <w:t>a series of</w:t>
      </w:r>
      <w:r w:rsidR="006F590D" w:rsidRPr="006116E4">
        <w:rPr>
          <w:highlight w:val="yellow"/>
        </w:rPr>
        <w:t xml:space="preserve"> yes-or-no questions</w:t>
      </w:r>
      <w:r w:rsidR="006116E4" w:rsidRPr="006116E4">
        <w:rPr>
          <w:highlight w:val="yellow"/>
        </w:rPr>
        <w:t xml:space="preserve"> for each possible plot</w:t>
      </w:r>
      <w:r w:rsidR="006F590D" w:rsidRPr="006116E4">
        <w:rPr>
          <w:highlight w:val="yellow"/>
        </w:rPr>
        <w:t>.</w:t>
      </w:r>
      <w:r w:rsidR="006F590D" w:rsidRPr="003D60E6">
        <w:t xml:space="preserve"> </w:t>
      </w:r>
      <w:commentRangeStart w:id="49"/>
      <w:r w:rsidR="006F590D" w:rsidRPr="003D60E6">
        <w:t>The available plot types include</w:t>
      </w:r>
      <w:r w:rsidR="00EA0DB9" w:rsidRPr="003D60E6">
        <w:t>:</w:t>
      </w:r>
      <w:commentRangeEnd w:id="49"/>
      <w:r w:rsidR="00A97077">
        <w:rPr>
          <w:rStyle w:val="CommentReference"/>
          <w:rFonts w:ascii="Arial" w:hAnsi="Arial" w:cs="Arial"/>
          <w:lang w:val="en"/>
        </w:rPr>
        <w:commentReference w:id="49"/>
      </w:r>
    </w:p>
    <w:p w14:paraId="6ADCFA5D" w14:textId="630295B9" w:rsidR="00EA0DB9" w:rsidRPr="003D60E6" w:rsidRDefault="006F590D" w:rsidP="00793A22">
      <w:pPr>
        <w:spacing w:line="360" w:lineRule="auto"/>
      </w:pPr>
      <w:r w:rsidRPr="003D60E6">
        <w:t>1)</w:t>
      </w:r>
      <w:r w:rsidRPr="003D60E6">
        <w:rPr>
          <w:i/>
        </w:rPr>
        <w:t xml:space="preserve"> Activity and Sleep Actograms</w:t>
      </w:r>
      <w:r w:rsidR="006B2046">
        <w:rPr>
          <w:rFonts w:hint="eastAsia"/>
          <w:iCs/>
        </w:rPr>
        <w:t xml:space="preserve">: </w:t>
      </w:r>
      <w:r w:rsidR="00A97077">
        <w:rPr>
          <w:iCs/>
        </w:rPr>
        <w:t>Displays</w:t>
      </w:r>
      <w:r w:rsidR="00DE3739" w:rsidRPr="003D60E6">
        <w:t xml:space="preserve"> individual animals</w:t>
      </w:r>
      <w:r w:rsidR="00A97077">
        <w:t>’ activity and sleep</w:t>
      </w:r>
      <w:r w:rsidR="00BB6BF2">
        <w:t xml:space="preserve"> (inactivity) </w:t>
      </w:r>
      <w:r w:rsidR="00A97077">
        <w:t>patterns over time</w:t>
      </w:r>
      <w:r w:rsidR="00BB6BF2">
        <w:t>.</w:t>
      </w:r>
    </w:p>
    <w:p w14:paraId="5A7341BD" w14:textId="04936359" w:rsidR="00EA0DB9" w:rsidRPr="003D60E6" w:rsidRDefault="006F590D" w:rsidP="00793A22">
      <w:pPr>
        <w:spacing w:line="360" w:lineRule="auto"/>
      </w:pPr>
      <w:r w:rsidRPr="003D60E6">
        <w:t xml:space="preserve">2) </w:t>
      </w:r>
      <w:r w:rsidR="00BB6BF2">
        <w:rPr>
          <w:i/>
        </w:rPr>
        <w:t>Population</w:t>
      </w:r>
      <w:r w:rsidRPr="003D60E6">
        <w:rPr>
          <w:i/>
        </w:rPr>
        <w:t xml:space="preserve"> Sleep Profiles</w:t>
      </w:r>
      <w:r w:rsidR="006B2046" w:rsidRPr="00793A22">
        <w:t>:</w:t>
      </w:r>
      <w:r w:rsidRPr="003D60E6">
        <w:t xml:space="preserve"> </w:t>
      </w:r>
      <w:r w:rsidR="00A97077">
        <w:t xml:space="preserve">Shows each </w:t>
      </w:r>
      <w:r w:rsidR="00BB6BF2">
        <w:t>population</w:t>
      </w:r>
      <w:r w:rsidR="00A97077">
        <w:t>’s sleep profile</w:t>
      </w:r>
      <w:r w:rsidR="006B2046">
        <w:rPr>
          <w:rFonts w:hint="eastAsia"/>
        </w:rPr>
        <w:t xml:space="preserve"> </w:t>
      </w:r>
      <w:r w:rsidRPr="003D60E6">
        <w:t>for a specified number of days</w:t>
      </w:r>
      <w:r w:rsidR="00A97077">
        <w:t>, as well as</w:t>
      </w:r>
      <w:r w:rsidRPr="003D60E6">
        <w:t xml:space="preserve"> </w:t>
      </w:r>
      <w:r w:rsidR="00A97077" w:rsidRPr="003D60E6">
        <w:t xml:space="preserve">a 24-hour “wrapped” </w:t>
      </w:r>
      <w:r w:rsidRPr="003D60E6">
        <w:t xml:space="preserve">average across those days (see </w:t>
      </w:r>
      <w:r w:rsidR="00BB6BF2">
        <w:t>supplementary f</w:t>
      </w:r>
      <w:r w:rsidRPr="003D60E6">
        <w:t xml:space="preserve">igure </w:t>
      </w:r>
      <w:r w:rsidR="00BB6BF2">
        <w:t>1 a</w:t>
      </w:r>
      <w:r w:rsidRPr="003D60E6">
        <w:t xml:space="preserve">). </w:t>
      </w:r>
    </w:p>
    <w:p w14:paraId="3C0D3D14" w14:textId="52205021" w:rsidR="00EA0DB9" w:rsidRPr="003D60E6" w:rsidRDefault="26766AD8" w:rsidP="00793A22">
      <w:pPr>
        <w:spacing w:line="360" w:lineRule="auto"/>
      </w:pPr>
      <w:r w:rsidRPr="003D60E6">
        <w:t xml:space="preserve">3) </w:t>
      </w:r>
      <w:r w:rsidRPr="003D60E6">
        <w:rPr>
          <w:i/>
          <w:iCs/>
        </w:rPr>
        <w:t>Overlaid Sleep Profiles</w:t>
      </w:r>
      <w:r w:rsidR="006B2046">
        <w:rPr>
          <w:rFonts w:hint="eastAsia"/>
        </w:rPr>
        <w:t>:</w:t>
      </w:r>
      <w:r w:rsidRPr="003D60E6">
        <w:t xml:space="preserve"> </w:t>
      </w:r>
      <w:r w:rsidR="00A97077">
        <w:t>S</w:t>
      </w:r>
      <w:r w:rsidRPr="003D60E6">
        <w:t xml:space="preserve">imilar to </w:t>
      </w:r>
      <w:r w:rsidR="00BB6BF2">
        <w:rPr>
          <w:i/>
          <w:iCs/>
        </w:rPr>
        <w:t>Population</w:t>
      </w:r>
      <w:r w:rsidRPr="003D60E6">
        <w:rPr>
          <w:i/>
          <w:iCs/>
        </w:rPr>
        <w:t xml:space="preserve"> Sleep Profiles</w:t>
      </w:r>
      <w:r w:rsidR="00BB6BF2">
        <w:t>,</w:t>
      </w:r>
      <w:r w:rsidRPr="003D60E6">
        <w:t xml:space="preserve"> but with </w:t>
      </w:r>
      <w:r w:rsidR="00BB6BF2">
        <w:t>multiple profiles</w:t>
      </w:r>
      <w:r w:rsidRPr="003D60E6">
        <w:t xml:space="preserve"> superimposed and </w:t>
      </w:r>
      <w:r w:rsidR="006B2046">
        <w:rPr>
          <w:rFonts w:hint="eastAsia"/>
        </w:rPr>
        <w:t>color-</w:t>
      </w:r>
      <w:r w:rsidRPr="003D60E6">
        <w:t xml:space="preserve">labeled based on the variable in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p>
    <w:p w14:paraId="336F7BF1" w14:textId="31616CB1" w:rsidR="00EA0DB9" w:rsidRPr="003D60E6" w:rsidRDefault="006F590D" w:rsidP="00793A22">
      <w:pPr>
        <w:spacing w:line="360" w:lineRule="auto"/>
      </w:pPr>
      <w:r w:rsidRPr="003D60E6">
        <w:t xml:space="preserve">4) </w:t>
      </w:r>
      <w:r w:rsidRPr="003D60E6">
        <w:rPr>
          <w:i/>
        </w:rPr>
        <w:t>Overlaid Sleep Bout Profiles</w:t>
      </w:r>
      <w:r w:rsidR="006B2046">
        <w:rPr>
          <w:rFonts w:hint="eastAsia"/>
          <w:iCs/>
        </w:rPr>
        <w:t xml:space="preserve">: </w:t>
      </w:r>
      <w:r w:rsidR="00A97077">
        <w:rPr>
          <w:iCs/>
        </w:rPr>
        <w:t>D</w:t>
      </w:r>
      <w:r w:rsidRPr="003D60E6">
        <w:t>isplay</w:t>
      </w:r>
      <w:r w:rsidR="001726A4">
        <w:t xml:space="preserve">s </w:t>
      </w:r>
      <w:r w:rsidR="00A97077">
        <w:t>each</w:t>
      </w:r>
      <w:r w:rsidR="00A97077" w:rsidRPr="003D60E6">
        <w:t xml:space="preserve"> </w:t>
      </w:r>
      <w:r w:rsidRPr="003D60E6">
        <w:t xml:space="preserve">population’s average </w:t>
      </w:r>
      <w:r w:rsidR="00A97077">
        <w:t xml:space="preserve">sleep </w:t>
      </w:r>
      <w:r w:rsidRPr="003D60E6">
        <w:t xml:space="preserve">bout length averaged across </w:t>
      </w:r>
      <w:commentRangeStart w:id="50"/>
      <w:commentRangeStart w:id="51"/>
      <w:r w:rsidRPr="003D60E6">
        <w:t>analysis days</w:t>
      </w:r>
      <w:commentRangeEnd w:id="50"/>
      <w:r w:rsidR="009B4DF5" w:rsidRPr="003D60E6">
        <w:rPr>
          <w:rStyle w:val="CommentReference"/>
          <w:rFonts w:ascii="Arial" w:hAnsi="Arial" w:cs="Arial"/>
          <w:sz w:val="24"/>
          <w:szCs w:val="24"/>
          <w:lang w:val="en"/>
        </w:rPr>
        <w:commentReference w:id="50"/>
      </w:r>
      <w:commentRangeEnd w:id="51"/>
      <w:r w:rsidR="0098242E" w:rsidRPr="003D60E6">
        <w:rPr>
          <w:rStyle w:val="CommentReference"/>
          <w:rFonts w:ascii="Arial" w:hAnsi="Arial" w:cs="Arial"/>
          <w:sz w:val="24"/>
          <w:szCs w:val="24"/>
          <w:lang w:val="en"/>
        </w:rPr>
        <w:commentReference w:id="51"/>
      </w:r>
      <w:r w:rsidR="00A97077">
        <w:t xml:space="preserve"> and presented</w:t>
      </w:r>
      <w:r w:rsidR="00A52B58">
        <w:t xml:space="preserve"> in </w:t>
      </w:r>
      <w:r w:rsidRPr="003D60E6">
        <w:t xml:space="preserve">a 24-hour </w:t>
      </w:r>
      <w:r w:rsidR="00A97077">
        <w:t>wrapped format</w:t>
      </w:r>
      <w:r w:rsidRPr="003D60E6">
        <w:t xml:space="preserve">, </w:t>
      </w:r>
      <w:r w:rsidR="00A97077">
        <w:t xml:space="preserve">with </w:t>
      </w:r>
      <w:r w:rsidR="00A52B58">
        <w:t>color-labeled profiles</w:t>
      </w:r>
      <w:r w:rsidR="00A97077" w:rsidRPr="003D60E6">
        <w:t xml:space="preserve"> </w:t>
      </w:r>
      <w:r w:rsidR="00DE3739" w:rsidRPr="003D60E6">
        <w:t>superimposed</w:t>
      </w:r>
      <w:r w:rsidR="00A97077">
        <w:t xml:space="preserve"> </w:t>
      </w:r>
      <w:r w:rsidR="00A52B58">
        <w:t xml:space="preserve">by variable in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p>
    <w:p w14:paraId="5811FC51" w14:textId="6390703C" w:rsidR="00EA0DB9" w:rsidRPr="003D60E6" w:rsidRDefault="006F590D" w:rsidP="00793A22">
      <w:pPr>
        <w:spacing w:line="360" w:lineRule="auto"/>
      </w:pPr>
      <w:r w:rsidRPr="003D60E6">
        <w:t>5)</w:t>
      </w:r>
      <w:r w:rsidRPr="003D60E6">
        <w:rPr>
          <w:i/>
        </w:rPr>
        <w:t xml:space="preserve"> Quantifications of Sleep </w:t>
      </w:r>
      <w:commentRangeStart w:id="52"/>
      <w:r w:rsidR="00DE3739" w:rsidRPr="003D60E6">
        <w:rPr>
          <w:i/>
        </w:rPr>
        <w:t>Parameters</w:t>
      </w:r>
      <w:commentRangeEnd w:id="52"/>
      <w:r w:rsidR="00A97077">
        <w:rPr>
          <w:iCs/>
        </w:rPr>
        <w:t>:</w:t>
      </w:r>
      <w:r w:rsidR="00DE3739" w:rsidRPr="003D60E6">
        <w:rPr>
          <w:rStyle w:val="CommentReference"/>
          <w:rFonts w:ascii="Arial" w:hAnsi="Arial" w:cs="Arial"/>
          <w:sz w:val="24"/>
          <w:szCs w:val="24"/>
          <w:lang w:val="en"/>
        </w:rPr>
        <w:commentReference w:id="52"/>
      </w:r>
      <w:r w:rsidRPr="003D60E6">
        <w:t xml:space="preserve"> </w:t>
      </w:r>
      <w:r w:rsidR="00A97077">
        <w:t>P</w:t>
      </w:r>
      <w:r w:rsidRPr="003D60E6">
        <w:t>roduces three bar plots</w:t>
      </w:r>
      <w:r w:rsidR="00A97077">
        <w:t xml:space="preserve"> displaying </w:t>
      </w:r>
      <w:r w:rsidRPr="003D60E6">
        <w:t xml:space="preserve">the average </w:t>
      </w:r>
      <w:r w:rsidR="00BD10BA" w:rsidRPr="003D60E6">
        <w:t>amount</w:t>
      </w:r>
      <w:r w:rsidR="00EA0DB9" w:rsidRPr="003D60E6">
        <w:t xml:space="preserve"> (in minutes)</w:t>
      </w:r>
      <w:r w:rsidR="00BD10BA" w:rsidRPr="003D60E6">
        <w:t xml:space="preserve"> of daytime (light) sleep, nighttime (dark) sleep, </w:t>
      </w:r>
      <w:r w:rsidR="00A97077">
        <w:t xml:space="preserve">and </w:t>
      </w:r>
      <w:r w:rsidR="00BD10BA" w:rsidRPr="003D60E6">
        <w:t>total sleep</w:t>
      </w:r>
      <w:r w:rsidR="00BB6BF2">
        <w:t>;</w:t>
      </w:r>
      <w:r w:rsidRPr="003D60E6">
        <w:t xml:space="preserve"> four violin plots</w:t>
      </w:r>
      <w:r w:rsidR="00A97077">
        <w:t xml:space="preserve"> displaying </w:t>
      </w:r>
      <w:r w:rsidRPr="003D60E6">
        <w:t xml:space="preserve">the average </w:t>
      </w:r>
      <w:r w:rsidR="00A62F6B" w:rsidRPr="003D60E6">
        <w:t xml:space="preserve">length of </w:t>
      </w:r>
      <w:r w:rsidRPr="003D60E6">
        <w:t>sleep bout</w:t>
      </w:r>
      <w:r w:rsidR="00EA0DB9" w:rsidRPr="003D60E6">
        <w:t xml:space="preserve">s </w:t>
      </w:r>
      <w:r w:rsidRPr="003D60E6">
        <w:t xml:space="preserve">and </w:t>
      </w:r>
      <w:r w:rsidR="00A62F6B" w:rsidRPr="003D60E6">
        <w:t xml:space="preserve">the average </w:t>
      </w:r>
      <w:r w:rsidRPr="003D60E6">
        <w:t>number of sleep bouts during both light and dark phases</w:t>
      </w:r>
      <w:r w:rsidR="00BB6BF2">
        <w:t>;</w:t>
      </w:r>
      <w:r w:rsidR="00BA14A7">
        <w:t xml:space="preserve"> </w:t>
      </w:r>
      <w:r w:rsidR="00BA14A7" w:rsidRPr="000510BD">
        <w:rPr>
          <w:highlight w:val="yellow"/>
        </w:rPr>
        <w:t xml:space="preserve">and </w:t>
      </w:r>
      <w:r w:rsidR="000510BD" w:rsidRPr="000510BD">
        <w:rPr>
          <w:highlight w:val="yellow"/>
        </w:rPr>
        <w:t>one</w:t>
      </w:r>
      <w:r w:rsidR="00BA14A7" w:rsidRPr="000510BD">
        <w:rPr>
          <w:highlight w:val="yellow"/>
        </w:rPr>
        <w:t xml:space="preserve"> </w:t>
      </w:r>
      <w:r w:rsidR="00BB6BF2" w:rsidRPr="000510BD">
        <w:rPr>
          <w:highlight w:val="yellow"/>
        </w:rPr>
        <w:t xml:space="preserve">cumulative bout distribution </w:t>
      </w:r>
      <w:r w:rsidR="000510BD">
        <w:rPr>
          <w:highlight w:val="yellow"/>
        </w:rPr>
        <w:t>p</w:t>
      </w:r>
      <w:r w:rsidR="00BB6BF2" w:rsidRPr="000510BD">
        <w:rPr>
          <w:highlight w:val="yellow"/>
        </w:rPr>
        <w:t xml:space="preserve">lot for light and dark phases </w:t>
      </w:r>
      <w:r w:rsidR="00A97077" w:rsidRPr="000510BD">
        <w:rPr>
          <w:highlight w:val="yellow"/>
        </w:rPr>
        <w:t>across</w:t>
      </w:r>
      <w:r w:rsidR="00A62F6B" w:rsidRPr="000510BD">
        <w:rPr>
          <w:highlight w:val="yellow"/>
        </w:rPr>
        <w:t xml:space="preserve"> different conditions</w:t>
      </w:r>
      <w:r w:rsidRPr="000510BD">
        <w:rPr>
          <w:highlight w:val="yellow"/>
        </w:rPr>
        <w:t>.</w:t>
      </w:r>
      <w:r w:rsidRPr="003D60E6">
        <w:t xml:space="preserve"> </w:t>
      </w:r>
    </w:p>
    <w:p w14:paraId="1A0D0B78" w14:textId="1D651C8E" w:rsidR="00796CC6" w:rsidRPr="003D60E6" w:rsidRDefault="26766AD8" w:rsidP="00793A22">
      <w:pPr>
        <w:spacing w:line="360" w:lineRule="auto"/>
      </w:pPr>
      <w:r w:rsidRPr="003D60E6">
        <w:t xml:space="preserve">6) </w:t>
      </w:r>
      <w:r w:rsidRPr="003D60E6">
        <w:rPr>
          <w:i/>
          <w:iCs/>
        </w:rPr>
        <w:t>Combined Plots (Within Batches)</w:t>
      </w:r>
      <w:r w:rsidR="00BB6BF2">
        <w:t>: G</w:t>
      </w:r>
      <w:r w:rsidRPr="003D60E6">
        <w:t xml:space="preserve">roups the “wrapped” </w:t>
      </w:r>
      <w:r w:rsidRPr="003D60E6">
        <w:rPr>
          <w:i/>
          <w:iCs/>
        </w:rPr>
        <w:t>Overlaid Sleep Profiles</w:t>
      </w:r>
      <w:r w:rsidRPr="003D60E6">
        <w:t xml:space="preserve"> and </w:t>
      </w:r>
      <w:r w:rsidRPr="003D60E6">
        <w:rPr>
          <w:i/>
          <w:iCs/>
        </w:rPr>
        <w:t>Quantifications of Sleep Parameters</w:t>
      </w:r>
      <w:r w:rsidRPr="003D60E6">
        <w:t xml:space="preserve"> by</w:t>
      </w:r>
      <w:commentRangeStart w:id="53"/>
      <w:r w:rsidRPr="003D60E6">
        <w:t xml:space="preserve"> </w:t>
      </w:r>
      <w:r w:rsidR="00D40135" w:rsidRPr="003D60E6">
        <w:t>each</w:t>
      </w:r>
      <w:r w:rsidRPr="003D60E6">
        <w:t xml:space="preserve"> </w:t>
      </w:r>
      <w:r w:rsidR="00A97077">
        <w:t xml:space="preserve">unique </w:t>
      </w:r>
      <w:r w:rsidR="00D40135" w:rsidRPr="003D60E6">
        <w:t>combination</w:t>
      </w:r>
      <w:r w:rsidRPr="003D60E6">
        <w:t xml:space="preserve"> of experimental variables</w:t>
      </w:r>
      <w:r w:rsidR="00D40135" w:rsidRPr="003D60E6">
        <w:t xml:space="preserve">, continuing to </w:t>
      </w:r>
      <w:r w:rsidR="00A97077">
        <w:t xml:space="preserve">use color </w:t>
      </w:r>
      <w:r w:rsidR="00D40135" w:rsidRPr="003D60E6">
        <w:t>label</w:t>
      </w:r>
      <w:r w:rsidR="00A97077">
        <w:t>s from</w:t>
      </w:r>
      <w:r w:rsidR="00D40135" w:rsidRPr="003D60E6">
        <w:t xml:space="preserve"> </w:t>
      </w:r>
      <w:r w:rsidR="006116E4" w:rsidRPr="006116E4">
        <w:rPr>
          <w:highlight w:val="yellow"/>
        </w:rPr>
        <w:t>“</w:t>
      </w:r>
      <w:proofErr w:type="spellStart"/>
      <w:r w:rsidR="006116E4" w:rsidRPr="006116E4">
        <w:rPr>
          <w:highlight w:val="yellow"/>
        </w:rPr>
        <w:t>overlayVar</w:t>
      </w:r>
      <w:proofErr w:type="spellEnd"/>
      <w:r w:rsidR="006116E4" w:rsidRPr="006116E4">
        <w:rPr>
          <w:highlight w:val="yellow"/>
        </w:rPr>
        <w:t>”</w:t>
      </w:r>
      <w:r w:rsidRPr="006116E4">
        <w:rPr>
          <w:highlight w:val="yellow"/>
        </w:rPr>
        <w:t>.</w:t>
      </w:r>
      <w:r w:rsidRPr="003D60E6">
        <w:t xml:space="preserve"> </w:t>
      </w:r>
      <w:commentRangeEnd w:id="53"/>
      <w:r w:rsidRPr="003D60E6">
        <w:rPr>
          <w:rStyle w:val="CommentReference"/>
          <w:sz w:val="24"/>
          <w:szCs w:val="24"/>
        </w:rPr>
        <w:commentReference w:id="53"/>
      </w:r>
      <w:r w:rsidR="00D40135" w:rsidRPr="003D60E6">
        <w:t xml:space="preserve">For example, </w:t>
      </w:r>
      <w:r w:rsidR="00A97077">
        <w:t xml:space="preserve">if the </w:t>
      </w:r>
      <w:r w:rsidR="00D40135" w:rsidRPr="003D60E6">
        <w:t>data contain</w:t>
      </w:r>
      <w:r w:rsidR="00A52B58">
        <w:t>s</w:t>
      </w:r>
      <w:r w:rsidR="00D40135" w:rsidRPr="003D60E6">
        <w:t xml:space="preserve"> Genotype A, A</w:t>
      </w:r>
      <w:r w:rsidR="00796CC6" w:rsidRPr="003D60E6">
        <w:t>, B</w:t>
      </w:r>
      <w:r w:rsidR="00D40135" w:rsidRPr="003D60E6">
        <w:t xml:space="preserve"> and Treatment 1, 2</w:t>
      </w:r>
      <w:r w:rsidR="00796CC6" w:rsidRPr="003D60E6">
        <w:t>, 2</w:t>
      </w:r>
      <w:r w:rsidR="00A52B58">
        <w:t>,</w:t>
      </w:r>
      <w:r w:rsidR="00D40135" w:rsidRPr="003D60E6">
        <w:t xml:space="preserve"> </w:t>
      </w:r>
      <w:r w:rsidR="00796CC6" w:rsidRPr="003D60E6">
        <w:t>three</w:t>
      </w:r>
      <w:r w:rsidR="00A97077">
        <w:t xml:space="preserve"> sep</w:t>
      </w:r>
      <w:r w:rsidR="00B60849">
        <w:t>a</w:t>
      </w:r>
      <w:r w:rsidR="00A97077">
        <w:t>rate</w:t>
      </w:r>
      <w:r w:rsidR="00D40135" w:rsidRPr="003D60E6">
        <w:t xml:space="preserve"> files</w:t>
      </w:r>
      <w:r w:rsidR="00A97077">
        <w:t xml:space="preserve"> are generated:</w:t>
      </w:r>
      <w:r w:rsidR="00D40135" w:rsidRPr="003D60E6">
        <w:t xml:space="preserve"> Genotype A + Treatment 1</w:t>
      </w:r>
      <w:r w:rsidR="00796CC6" w:rsidRPr="003D60E6">
        <w:t xml:space="preserve">, </w:t>
      </w:r>
      <w:r w:rsidR="00D40135" w:rsidRPr="003D60E6">
        <w:t>Genotype A + Treatment 2</w:t>
      </w:r>
      <w:r w:rsidR="00796CC6" w:rsidRPr="003D60E6">
        <w:t>, and Genotype B + Treatment 2</w:t>
      </w:r>
      <w:r w:rsidR="00D40135" w:rsidRPr="003D60E6">
        <w:t xml:space="preserve">. </w:t>
      </w:r>
      <w:r w:rsidR="00796CC6" w:rsidRPr="003D60E6">
        <w:t xml:space="preserve">Each file </w:t>
      </w:r>
      <w:r w:rsidR="00A97077">
        <w:t>contains</w:t>
      </w:r>
      <w:r w:rsidRPr="003D60E6">
        <w:t xml:space="preserve"> a single multi-panel plot. </w:t>
      </w:r>
      <w:customXmlDelRangeStart w:id="54" w:author="Xin Chen" w:date="2025-05-05T17:11:00Z"/>
      <w:sdt>
        <w:sdtPr>
          <w:tag w:val="goog_rdk_3"/>
          <w:id w:val="-104502349"/>
          <w:showingPlcHdr/>
        </w:sdtPr>
        <w:sdtContent>
          <w:customXmlDelRangeEnd w:id="54"/>
          <w:r w:rsidR="006116E4">
            <w:t xml:space="preserve">     </w:t>
          </w:r>
          <w:customXmlDelRangeStart w:id="55" w:author="Xin Chen" w:date="2025-05-05T17:11:00Z"/>
        </w:sdtContent>
      </w:sdt>
      <w:customXmlDelRangeEnd w:id="55"/>
    </w:p>
    <w:p w14:paraId="0000002F" w14:textId="6CDE6C35" w:rsidR="001F7126" w:rsidRPr="003D60E6" w:rsidRDefault="26766AD8" w:rsidP="00793A22">
      <w:pPr>
        <w:spacing w:line="360" w:lineRule="auto"/>
      </w:pPr>
      <w:r w:rsidRPr="003D60E6">
        <w:lastRenderedPageBreak/>
        <w:t xml:space="preserve">7) </w:t>
      </w:r>
      <w:r w:rsidRPr="003D60E6">
        <w:rPr>
          <w:i/>
        </w:rPr>
        <w:t>Combined Plots (Across Batches)</w:t>
      </w:r>
      <w:r w:rsidR="00A97077">
        <w:rPr>
          <w:iCs/>
        </w:rPr>
        <w:t>:</w:t>
      </w:r>
      <w:r w:rsidRPr="003D60E6">
        <w:rPr>
          <w:i/>
        </w:rPr>
        <w:t xml:space="preserve"> </w:t>
      </w:r>
      <w:proofErr w:type="gramStart"/>
      <w:r w:rsidR="00A97077">
        <w:t>Similar to</w:t>
      </w:r>
      <w:proofErr w:type="gramEnd"/>
      <w:r w:rsidRPr="003D60E6">
        <w:t xml:space="preserve"> </w:t>
      </w:r>
      <w:r w:rsidR="00A97077" w:rsidRPr="003D60E6">
        <w:rPr>
          <w:i/>
          <w:iCs/>
        </w:rPr>
        <w:t>Combined Plots (Within Batches</w:t>
      </w:r>
      <w:proofErr w:type="gramStart"/>
      <w:r w:rsidR="00A97077" w:rsidRPr="003D60E6">
        <w:rPr>
          <w:i/>
          <w:iCs/>
        </w:rPr>
        <w:t>)</w:t>
      </w:r>
      <w:r w:rsidR="00A97077">
        <w:t xml:space="preserve">, </w:t>
      </w:r>
      <w:r w:rsidR="00EA0DB9" w:rsidRPr="003D60E6">
        <w:t>but</w:t>
      </w:r>
      <w:proofErr w:type="gramEnd"/>
      <w:r w:rsidRPr="003D60E6">
        <w:t xml:space="preserve"> uses data across all batches</w:t>
      </w:r>
      <w:r w:rsidR="00A97077">
        <w:t>. It</w:t>
      </w:r>
      <w:r w:rsidRPr="003D60E6">
        <w:t xml:space="preserve"> output</w:t>
      </w:r>
      <w:r w:rsidR="00A52B58">
        <w:t>s</w:t>
      </w:r>
      <w:r w:rsidRPr="003D60E6">
        <w:t xml:space="preserve"> </w:t>
      </w:r>
      <w:r w:rsidR="00A97077">
        <w:t>results to</w:t>
      </w:r>
      <w:r w:rsidRPr="003D60E6">
        <w:t xml:space="preserve"> the </w:t>
      </w:r>
      <w:r w:rsidR="00A52B58">
        <w:t>p</w:t>
      </w:r>
      <w:r w:rsidRPr="003D60E6">
        <w:t xml:space="preserve">arent folder. </w:t>
      </w:r>
      <w:r w:rsidR="00A97077">
        <w:t>If</w:t>
      </w:r>
      <w:r w:rsidRPr="003D60E6">
        <w:t xml:space="preserve"> there are replicates of the same combinations of conditions in separate batches, </w:t>
      </w:r>
      <w:r w:rsidR="00A97077">
        <w:t>it averages data from matching experimental conditions across batches</w:t>
      </w:r>
      <w:r w:rsidRPr="003D60E6">
        <w:t xml:space="preserve">. This plot is only </w:t>
      </w:r>
      <w:r w:rsidR="00A97077">
        <w:t>available when running</w:t>
      </w:r>
      <w:r w:rsidRPr="003D60E6">
        <w:t xml:space="preserve"> </w:t>
      </w:r>
      <w:proofErr w:type="spellStart"/>
      <w:r w:rsidRPr="003D60E6">
        <w:t>runAllBatches</w:t>
      </w:r>
      <w:proofErr w:type="spellEnd"/>
      <w:r w:rsidRPr="003D60E6">
        <w:t xml:space="preserve"> and is automatically </w:t>
      </w:r>
      <w:r w:rsidR="00A97077">
        <w:t>set to</w:t>
      </w:r>
      <w:r w:rsidR="00A97077" w:rsidRPr="003D60E6">
        <w:t xml:space="preserve"> </w:t>
      </w:r>
      <w:r w:rsidRPr="003D60E6">
        <w:t xml:space="preserve">“no” </w:t>
      </w:r>
      <w:r w:rsidR="00A97077">
        <w:t xml:space="preserve">when running </w:t>
      </w:r>
      <w:commentRangeStart w:id="56"/>
      <w:commentRangeStart w:id="57"/>
      <w:proofErr w:type="spellStart"/>
      <w:r w:rsidRPr="003D60E6">
        <w:t>runOneBatch</w:t>
      </w:r>
      <w:commentRangeEnd w:id="56"/>
      <w:proofErr w:type="spellEnd"/>
      <w:r w:rsidR="005958D2" w:rsidRPr="003D60E6">
        <w:rPr>
          <w:rStyle w:val="CommentReference"/>
          <w:rFonts w:ascii="Arial" w:hAnsi="Arial" w:cs="Arial"/>
          <w:sz w:val="24"/>
          <w:szCs w:val="24"/>
          <w:lang w:val="en"/>
        </w:rPr>
        <w:commentReference w:id="56"/>
      </w:r>
      <w:commentRangeEnd w:id="57"/>
      <w:r w:rsidR="005958D2" w:rsidRPr="003D60E6">
        <w:rPr>
          <w:rStyle w:val="CommentReference"/>
          <w:rFonts w:ascii="Arial" w:hAnsi="Arial" w:cs="Arial"/>
          <w:sz w:val="24"/>
          <w:szCs w:val="24"/>
          <w:lang w:val="en"/>
        </w:rPr>
        <w:commentReference w:id="57"/>
      </w:r>
      <w:r w:rsidRPr="003D60E6">
        <w:t>.</w:t>
      </w:r>
    </w:p>
    <w:p w14:paraId="12C6D952" w14:textId="77777777" w:rsidR="00D90C30" w:rsidRPr="003D60E6" w:rsidRDefault="00D90C30" w:rsidP="003D60E6">
      <w:pPr>
        <w:spacing w:line="360" w:lineRule="auto"/>
        <w:rPr>
          <w:shd w:val="clear" w:color="auto" w:fill="C9DAF8"/>
        </w:rPr>
      </w:pPr>
    </w:p>
    <w:p w14:paraId="00000030" w14:textId="3A5F5A90" w:rsidR="001F7126" w:rsidRPr="003D60E6" w:rsidRDefault="00D90C30" w:rsidP="003D60E6">
      <w:pPr>
        <w:spacing w:line="360" w:lineRule="auto"/>
        <w:rPr>
          <w:b/>
        </w:rPr>
      </w:pPr>
      <w:r w:rsidRPr="003D60E6">
        <w:rPr>
          <w:b/>
        </w:rPr>
        <w:t>GIGEM</w:t>
      </w:r>
      <w:r w:rsidR="00104B61" w:rsidRPr="003D60E6">
        <w:rPr>
          <w:b/>
        </w:rPr>
        <w:t xml:space="preserve"> – </w:t>
      </w:r>
      <w:r w:rsidRPr="003D60E6">
        <w:rPr>
          <w:b/>
        </w:rPr>
        <w:t>Multi-Batch Functions and Plots</w:t>
      </w:r>
    </w:p>
    <w:p w14:paraId="3485C93C" w14:textId="31B7BFE0" w:rsidR="00A97077" w:rsidRDefault="006F590D" w:rsidP="003D60E6">
      <w:pPr>
        <w:spacing w:line="360" w:lineRule="auto"/>
      </w:pPr>
      <w:r w:rsidRPr="003D60E6">
        <w:t xml:space="preserve">Each function for producing multi-batch plots </w:t>
      </w:r>
      <w:r w:rsidR="00A97077">
        <w:t>allows</w:t>
      </w:r>
      <w:r w:rsidRPr="003D60E6">
        <w:t xml:space="preserve"> data </w:t>
      </w:r>
      <w:r w:rsidR="004A5051">
        <w:t xml:space="preserve">subsetting </w:t>
      </w:r>
      <w:r w:rsidRPr="003D60E6">
        <w:t xml:space="preserve">by specifying conditions within the variables sex, treatment, temperature, environment, lights, and genotype. The font style can also be </w:t>
      </w:r>
      <w:r w:rsidR="00A97077">
        <w:t>cu</w:t>
      </w:r>
      <w:r w:rsidR="00B60849">
        <w:t>s</w:t>
      </w:r>
      <w:r w:rsidR="00A97077">
        <w:t>tomized</w:t>
      </w:r>
      <w:r w:rsidR="00A97077" w:rsidRPr="003D60E6">
        <w:t xml:space="preserve"> </w:t>
      </w:r>
      <w:r w:rsidRPr="003D60E6">
        <w:t xml:space="preserve">as in </w:t>
      </w:r>
      <w:proofErr w:type="spellStart"/>
      <w:r w:rsidRPr="003D60E6">
        <w:t>runAllBatches</w:t>
      </w:r>
      <w:proofErr w:type="spellEnd"/>
      <w:r w:rsidRPr="003D60E6">
        <w:t xml:space="preserve">. All three functions use raw measurements </w:t>
      </w:r>
      <w:r w:rsidR="00A97077">
        <w:t>of</w:t>
      </w:r>
      <w:r w:rsidRPr="003D60E6">
        <w:t xml:space="preserve"> sleep </w:t>
      </w:r>
      <w:r w:rsidR="00745D90" w:rsidRPr="003D60E6">
        <w:t xml:space="preserve">parameters </w:t>
      </w:r>
      <w:r w:rsidRPr="003D60E6">
        <w:t xml:space="preserve">unless ‘condition1’ and ‘condition2’ are specified within </w:t>
      </w:r>
      <w:r w:rsidR="00A97077">
        <w:t>a single</w:t>
      </w:r>
      <w:r w:rsidR="00A97077" w:rsidRPr="003D60E6">
        <w:t xml:space="preserve"> </w:t>
      </w:r>
      <w:r w:rsidRPr="003D60E6">
        <w:t xml:space="preserve">variable. </w:t>
      </w:r>
      <w:r w:rsidR="00A97077">
        <w:t xml:space="preserve">In that case, </w:t>
      </w:r>
      <w:r w:rsidR="004A5051">
        <w:t>t</w:t>
      </w:r>
      <w:r w:rsidRPr="003D60E6">
        <w:t xml:space="preserve">he formula </w:t>
      </w:r>
      <m:oMath>
        <m:r>
          <w:rPr>
            <w:rFonts w:ascii="Cambria Math" w:hAnsi="Cambria Math"/>
          </w:rPr>
          <m:t>condition1 - condition2</m:t>
        </m:r>
      </m:oMath>
      <w:r w:rsidRPr="003D60E6">
        <w:t xml:space="preserve"> </w:t>
      </w:r>
      <w:r w:rsidR="00A97077">
        <w:t>calculates</w:t>
      </w:r>
      <w:r w:rsidR="00A97077" w:rsidRPr="003D60E6">
        <w:t xml:space="preserve"> </w:t>
      </w:r>
      <w:r w:rsidRPr="003D60E6">
        <w:t xml:space="preserve">the difference in measurements </w:t>
      </w:r>
      <w:r w:rsidR="00A97077">
        <w:t>for</w:t>
      </w:r>
      <w:r w:rsidR="00745D90" w:rsidRPr="003D60E6">
        <w:t xml:space="preserve"> </w:t>
      </w:r>
      <w:r w:rsidRPr="003D60E6">
        <w:t>each sleep</w:t>
      </w:r>
      <w:r w:rsidR="00745D90" w:rsidRPr="003D60E6">
        <w:t xml:space="preserve"> parameter</w:t>
      </w:r>
      <w:r w:rsidRPr="003D60E6">
        <w:t xml:space="preserve"> in </w:t>
      </w:r>
      <w:proofErr w:type="spellStart"/>
      <w:r w:rsidRPr="003D60E6">
        <w:t>corMat</w:t>
      </w:r>
      <w:proofErr w:type="spellEnd"/>
      <w:r w:rsidRPr="003D60E6">
        <w:t xml:space="preserve"> and </w:t>
      </w:r>
      <w:proofErr w:type="spellStart"/>
      <w:r w:rsidRPr="003D60E6">
        <w:t>kmeansCluster</w:t>
      </w:r>
      <w:proofErr w:type="spellEnd"/>
      <w:r w:rsidRPr="003D60E6">
        <w:t xml:space="preserve">. Condition2 would be considered the control or baseline. </w:t>
      </w:r>
    </w:p>
    <w:p w14:paraId="78C938C4" w14:textId="77777777" w:rsidR="00492F86" w:rsidRDefault="00492F86" w:rsidP="003D60E6">
      <w:pPr>
        <w:spacing w:line="360" w:lineRule="auto"/>
      </w:pPr>
    </w:p>
    <w:p w14:paraId="495FAC8F" w14:textId="388772A7" w:rsidR="000408A7" w:rsidRPr="00D42CAB" w:rsidRDefault="00A97077" w:rsidP="000408A7">
      <w:pPr>
        <w:spacing w:line="360" w:lineRule="auto"/>
        <w:rPr>
          <w:highlight w:val="yellow"/>
        </w:rPr>
      </w:pPr>
      <w:r>
        <w:t xml:space="preserve">The function </w:t>
      </w:r>
      <w:proofErr w:type="spellStart"/>
      <w:r w:rsidRPr="003D60E6">
        <w:t>rankedDisplay</w:t>
      </w:r>
      <w:proofErr w:type="spellEnd"/>
      <w:r w:rsidR="001D3E20" w:rsidRPr="003D60E6">
        <w:t xml:space="preserve"> (Figure 2)</w:t>
      </w:r>
      <w:r w:rsidRPr="003D60E6">
        <w:t xml:space="preserve"> uses the formula </w:t>
      </w:r>
      <m:oMath>
        <m:r>
          <w:rPr>
            <w:rFonts w:ascii="Cambria Math" w:hAnsi="Cambria Math"/>
          </w:rPr>
          <m:t>(condition1 - condition2)÷(condition2)</m:t>
        </m:r>
      </m:oMath>
      <w:r w:rsidRPr="003D60E6">
        <w:t xml:space="preserve"> </w:t>
      </w:r>
      <w:r>
        <w:t>to compute</w:t>
      </w:r>
      <w:r w:rsidRPr="003D60E6">
        <w:t xml:space="preserve"> the percentage of sleep lost or gained during the totals. If </w:t>
      </w:r>
      <w:r>
        <w:t xml:space="preserve">no </w:t>
      </w:r>
      <w:r w:rsidRPr="003D60E6">
        <w:t>conditions are specified, the function</w:t>
      </w:r>
      <w:r>
        <w:t xml:space="preserve"> default</w:t>
      </w:r>
      <w:r w:rsidR="00B60849">
        <w:t>s</w:t>
      </w:r>
      <w:r>
        <w:t xml:space="preserve"> to</w:t>
      </w:r>
      <w:r w:rsidRPr="003D60E6">
        <w:t xml:space="preserve"> us</w:t>
      </w:r>
      <w:r>
        <w:t>ing</w:t>
      </w:r>
      <w:r w:rsidRPr="003D60E6">
        <w:t xml:space="preserve"> </w:t>
      </w:r>
      <w:r w:rsidR="000073D8" w:rsidRPr="003D60E6">
        <w:t xml:space="preserve">averaged </w:t>
      </w:r>
      <w:r w:rsidRPr="003D60E6">
        <w:t xml:space="preserve">sleep </w:t>
      </w:r>
      <w:r w:rsidR="00745D90" w:rsidRPr="003D60E6">
        <w:t>parameter</w:t>
      </w:r>
      <w:r>
        <w:t xml:space="preserve"> measurements</w:t>
      </w:r>
      <w:r w:rsidR="000073D8" w:rsidRPr="003D60E6">
        <w:t xml:space="preserve"> rather</w:t>
      </w:r>
      <w:r w:rsidR="00745D90" w:rsidRPr="003D60E6">
        <w:t xml:space="preserve"> </w:t>
      </w:r>
      <w:r w:rsidRPr="003D60E6">
        <w:t xml:space="preserve">than the differences or percentage </w:t>
      </w:r>
      <w:commentRangeStart w:id="58"/>
      <w:r w:rsidRPr="003D60E6">
        <w:t xml:space="preserve">change. For example, </w:t>
      </w:r>
      <w:commentRangeEnd w:id="58"/>
      <w:r w:rsidR="00745D90" w:rsidRPr="003D60E6">
        <w:rPr>
          <w:rStyle w:val="CommentReference"/>
          <w:rFonts w:ascii="Arial" w:hAnsi="Arial" w:cs="Arial"/>
          <w:sz w:val="24"/>
          <w:szCs w:val="24"/>
          <w:lang w:val="en"/>
        </w:rPr>
        <w:commentReference w:id="58"/>
      </w:r>
      <w:r w:rsidR="000073D8" w:rsidRPr="003D60E6">
        <w:t xml:space="preserve">nighttime sleep would be </w:t>
      </w:r>
      <w:r>
        <w:t>reported</w:t>
      </w:r>
      <w:r w:rsidRPr="003D60E6">
        <w:t xml:space="preserve"> </w:t>
      </w:r>
      <w:r w:rsidR="000073D8" w:rsidRPr="003D60E6">
        <w:t xml:space="preserve">in minutes </w:t>
      </w:r>
      <w:r>
        <w:t>for</w:t>
      </w:r>
      <w:r w:rsidRPr="003D60E6">
        <w:t xml:space="preserve"> </w:t>
      </w:r>
      <w:r w:rsidR="000073D8" w:rsidRPr="003D60E6">
        <w:t>each unique condition</w:t>
      </w:r>
      <w:r w:rsidRPr="003D60E6">
        <w:t xml:space="preserve">. </w:t>
      </w:r>
      <w:r w:rsidR="00B62FF7">
        <w:t xml:space="preserve">A </w:t>
      </w:r>
      <w:r w:rsidR="00B62FF7" w:rsidRPr="003D60E6">
        <w:t>variable from the data</w:t>
      </w:r>
      <w:r w:rsidR="00B62FF7">
        <w:t>set</w:t>
      </w:r>
      <w:r w:rsidR="00B62FF7" w:rsidRPr="003D60E6">
        <w:t xml:space="preserve"> must be selected to designate the </w:t>
      </w:r>
      <w:r w:rsidR="00B62FF7" w:rsidRPr="00793A22">
        <w:rPr>
          <w:i/>
          <w:iCs/>
        </w:rPr>
        <w:t>x</w:t>
      </w:r>
      <w:r w:rsidR="00B62FF7" w:rsidRPr="003D60E6">
        <w:t>-axis, and a</w:t>
      </w:r>
      <w:r w:rsidR="00B62FF7">
        <w:t>n optional</w:t>
      </w:r>
      <w:r w:rsidR="00B62FF7" w:rsidRPr="003D60E6">
        <w:t xml:space="preserve"> control condition from that variable may be specified to show the control’s sleep measurements </w:t>
      </w:r>
      <w:r w:rsidR="00B62FF7">
        <w:t>alongside</w:t>
      </w:r>
      <w:r w:rsidR="00B62FF7" w:rsidRPr="003D60E6">
        <w:t xml:space="preserve"> the main plot</w:t>
      </w:r>
      <w:r w:rsidR="00B62FF7">
        <w:t>,</w:t>
      </w:r>
      <w:r w:rsidR="00B62FF7" w:rsidRPr="003D60E6">
        <w:t xml:space="preserve"> separated by batch. </w:t>
      </w:r>
      <w:r w:rsidR="003F298A" w:rsidRPr="003F298A">
        <w:rPr>
          <w:highlight w:val="yellow"/>
        </w:rPr>
        <w:t>Optionally, setting “fitted = TRUE” cause</w:t>
      </w:r>
      <w:r w:rsidR="003F298A">
        <w:rPr>
          <w:highlight w:val="yellow"/>
        </w:rPr>
        <w:t>s</w:t>
      </w:r>
      <w:r w:rsidR="003F298A" w:rsidRPr="003F298A">
        <w:rPr>
          <w:highlight w:val="yellow"/>
        </w:rPr>
        <w:t xml:space="preserve"> the program to </w:t>
      </w:r>
      <w:r w:rsidR="003F298A">
        <w:rPr>
          <w:highlight w:val="yellow"/>
        </w:rPr>
        <w:t>fit a linear model and use the predicted</w:t>
      </w:r>
      <w:r w:rsidR="00DA3B85">
        <w:rPr>
          <w:highlight w:val="yellow"/>
        </w:rPr>
        <w:t xml:space="preserve"> sleep values for x conditions</w:t>
      </w:r>
      <w:r w:rsidR="003F298A">
        <w:rPr>
          <w:highlight w:val="yellow"/>
        </w:rPr>
        <w:t xml:space="preserve"> </w:t>
      </w:r>
      <w:r w:rsidR="00DA3B85">
        <w:rPr>
          <w:highlight w:val="yellow"/>
        </w:rPr>
        <w:t>rather than</w:t>
      </w:r>
      <w:r w:rsidR="003F298A">
        <w:rPr>
          <w:highlight w:val="yellow"/>
        </w:rPr>
        <w:t xml:space="preserve"> the actual values.</w:t>
      </w:r>
      <w:r w:rsidR="00DA3B85">
        <w:rPr>
          <w:highlight w:val="yellow"/>
        </w:rPr>
        <w:t xml:space="preserve"> This</w:t>
      </w:r>
      <w:r w:rsidR="000408A7">
        <w:rPr>
          <w:highlight w:val="yellow"/>
        </w:rPr>
        <w:t xml:space="preserve"> variable</w:t>
      </w:r>
      <w:r w:rsidR="00DA3B85">
        <w:rPr>
          <w:highlight w:val="yellow"/>
        </w:rPr>
        <w:t xml:space="preserve"> can be used in conjunction with percentage change</w:t>
      </w:r>
      <w:r w:rsidR="000408A7">
        <w:rPr>
          <w:highlight w:val="yellow"/>
        </w:rPr>
        <w:t xml:space="preserve">. </w:t>
      </w:r>
      <w:proofErr w:type="spellStart"/>
      <w:r w:rsidR="000408A7">
        <w:rPr>
          <w:highlight w:val="yellow"/>
        </w:rPr>
        <w:t>Fiting</w:t>
      </w:r>
      <w:proofErr w:type="spellEnd"/>
      <w:r w:rsidR="000408A7">
        <w:rPr>
          <w:highlight w:val="yellow"/>
        </w:rPr>
        <w:t xml:space="preserve"> a linear mo</w:t>
      </w:r>
      <w:r w:rsidR="000408A7" w:rsidRPr="00D42CAB">
        <w:rPr>
          <w:highlight w:val="yellow"/>
        </w:rPr>
        <w:t>del</w:t>
      </w:r>
      <w:r w:rsidR="003F298A" w:rsidRPr="00D42CAB">
        <w:rPr>
          <w:highlight w:val="yellow"/>
        </w:rPr>
        <w:t xml:space="preserve"> dynamically controls for multi-condition parameters including the batch effect. </w:t>
      </w:r>
      <w:r w:rsidR="000408A7" w:rsidRPr="00D42CAB">
        <w:rPr>
          <w:highlight w:val="yellow"/>
        </w:rPr>
        <w:t>For the SIP data, a linear model for total, daytime, or nighttime sleep (min) was set as a function of Genotype, Batch, and Treatment for 2D and 5D independently. The predicted values for each of the genotypes was then used to calculate the percentage sleep change</w:t>
      </w:r>
      <w:r w:rsidR="00D42CAB" w:rsidRPr="00D42CAB">
        <w:rPr>
          <w:highlight w:val="yellow"/>
        </w:rPr>
        <w:t xml:space="preserve"> using the formula outlined above for setting conditions 1 and 2</w:t>
      </w:r>
      <w:r w:rsidR="000408A7" w:rsidRPr="00D42CAB">
        <w:rPr>
          <w:highlight w:val="yellow"/>
        </w:rPr>
        <w:t>.</w:t>
      </w:r>
    </w:p>
    <w:p w14:paraId="0DC7317F" w14:textId="55C5AAEB" w:rsidR="00B62FF7" w:rsidRPr="00B62FF7" w:rsidRDefault="00D42CAB" w:rsidP="00B62FF7">
      <w:pPr>
        <w:spacing w:line="360" w:lineRule="auto"/>
      </w:pPr>
      <w:r w:rsidRPr="00D42CAB">
        <w:rPr>
          <w:highlight w:val="yellow"/>
        </w:rPr>
        <w:lastRenderedPageBreak/>
        <w:t>For other work, t</w:t>
      </w:r>
      <w:r w:rsidR="003F298A" w:rsidRPr="00D42CAB">
        <w:rPr>
          <w:highlight w:val="yellow"/>
        </w:rPr>
        <w:t>he multiple conditions</w:t>
      </w:r>
      <w:r w:rsidRPr="00D42CAB">
        <w:rPr>
          <w:highlight w:val="yellow"/>
        </w:rPr>
        <w:t xml:space="preserve"> in parame</w:t>
      </w:r>
      <w:r>
        <w:rPr>
          <w:highlight w:val="yellow"/>
        </w:rPr>
        <w:t>ters</w:t>
      </w:r>
      <w:r w:rsidR="003F298A">
        <w:rPr>
          <w:highlight w:val="yellow"/>
        </w:rPr>
        <w:t xml:space="preserve"> can be reduced to single conditions by </w:t>
      </w:r>
      <w:proofErr w:type="spellStart"/>
      <w:r w:rsidR="003F298A">
        <w:rPr>
          <w:highlight w:val="yellow"/>
        </w:rPr>
        <w:t>subsetting</w:t>
      </w:r>
      <w:proofErr w:type="spellEnd"/>
      <w:r w:rsidR="003F298A">
        <w:rPr>
          <w:highlight w:val="yellow"/>
        </w:rPr>
        <w:t xml:space="preserve"> as normal</w:t>
      </w:r>
      <w:r>
        <w:rPr>
          <w:highlight w:val="yellow"/>
        </w:rPr>
        <w:t>, thereby eliminating that parameter from affecting the linear model</w:t>
      </w:r>
      <w:r w:rsidR="003F298A">
        <w:rPr>
          <w:highlight w:val="yellow"/>
        </w:rPr>
        <w:t>.</w:t>
      </w:r>
      <w:r w:rsidR="003F298A">
        <w:t xml:space="preserve"> </w:t>
      </w:r>
      <w:r w:rsidR="00B62FF7" w:rsidRPr="003D60E6">
        <w:t xml:space="preserve">The </w:t>
      </w:r>
      <w:r w:rsidR="00B62FF7" w:rsidRPr="00793A22">
        <w:rPr>
          <w:i/>
          <w:iCs/>
        </w:rPr>
        <w:t>x</w:t>
      </w:r>
      <w:r w:rsidR="00B62FF7" w:rsidRPr="003D60E6">
        <w:t xml:space="preserve"> variable is then reorganized b</w:t>
      </w:r>
      <w:r w:rsidR="00B62FF7">
        <w:t>ased on the</w:t>
      </w:r>
      <w:r w:rsidR="00B62FF7" w:rsidRPr="003D60E6">
        <w:t xml:space="preserve"> amount of sleep</w:t>
      </w:r>
      <w:r w:rsidR="00B62FF7">
        <w:t>, either</w:t>
      </w:r>
      <w:r w:rsidR="00B62FF7" w:rsidRPr="003D60E6">
        <w:t xml:space="preserve"> in minutes or </w:t>
      </w:r>
      <w:r w:rsidR="00B62FF7">
        <w:t xml:space="preserve">as a </w:t>
      </w:r>
      <w:r w:rsidR="00B62FF7" w:rsidRPr="003D60E6">
        <w:t>percentage.</w:t>
      </w:r>
    </w:p>
    <w:p w14:paraId="2DC29188" w14:textId="77777777" w:rsidR="00B62FF7" w:rsidRPr="003D60E6" w:rsidRDefault="00B62FF7" w:rsidP="00B62FF7">
      <w:pPr>
        <w:spacing w:line="360" w:lineRule="auto"/>
      </w:pPr>
    </w:p>
    <w:p w14:paraId="1C55D152" w14:textId="77777777" w:rsidR="00B62FF7" w:rsidRDefault="00B62FF7" w:rsidP="00B62FF7">
      <w:pPr>
        <w:spacing w:line="360" w:lineRule="auto"/>
      </w:pPr>
      <w:r>
        <w:t>The bar plots are reorganized along the x-axis by increasing</w:t>
      </w:r>
      <w:r w:rsidRPr="003D60E6">
        <w:t xml:space="preserve"> amount</w:t>
      </w:r>
      <w:r>
        <w:t>s</w:t>
      </w:r>
      <w:r w:rsidRPr="003D60E6">
        <w:t xml:space="preserve"> of sleep</w:t>
      </w:r>
      <w:r>
        <w:t>. The x-axis must be defined</w:t>
      </w:r>
      <w:r w:rsidRPr="003D60E6">
        <w:t xml:space="preserve"> </w:t>
      </w:r>
      <w:r>
        <w:t>by selecting a variable</w:t>
      </w:r>
      <w:r w:rsidRPr="003D60E6">
        <w:t>, and a</w:t>
      </w:r>
      <w:r>
        <w:t>n optional</w:t>
      </w:r>
      <w:r w:rsidRPr="003D60E6">
        <w:t xml:space="preserve"> control condition from that variable may be specified to show the control’s sleep measurements </w:t>
      </w:r>
      <w:r>
        <w:t>alongside</w:t>
      </w:r>
      <w:r w:rsidRPr="003D60E6">
        <w:t xml:space="preserve"> the main plot</w:t>
      </w:r>
      <w:r>
        <w:t>,</w:t>
      </w:r>
      <w:r w:rsidRPr="003D60E6">
        <w:t xml:space="preserve"> separated by batch. The </w:t>
      </w:r>
      <w:r w:rsidRPr="00793A22">
        <w:rPr>
          <w:i/>
          <w:iCs/>
        </w:rPr>
        <w:t>x</w:t>
      </w:r>
      <w:r w:rsidRPr="003D60E6">
        <w:t xml:space="preserve"> variable is then reorganized b</w:t>
      </w:r>
      <w:r>
        <w:t>ased on the</w:t>
      </w:r>
      <w:r w:rsidRPr="003D60E6">
        <w:t xml:space="preserve"> amount of sleep</w:t>
      </w:r>
      <w:r>
        <w:t>, either</w:t>
      </w:r>
      <w:r w:rsidRPr="003D60E6">
        <w:t xml:space="preserve"> in minutes or </w:t>
      </w:r>
      <w:r>
        <w:t xml:space="preserve">as a </w:t>
      </w:r>
      <w:r w:rsidRPr="003D60E6">
        <w:t>percentage.</w:t>
      </w:r>
    </w:p>
    <w:p w14:paraId="7F09E0BD" w14:textId="77777777" w:rsidR="00492F86" w:rsidRPr="003E2ED1" w:rsidRDefault="00492F86" w:rsidP="00B62FF7">
      <w:pPr>
        <w:spacing w:line="360" w:lineRule="auto"/>
      </w:pPr>
    </w:p>
    <w:p w14:paraId="00000032" w14:textId="2D19FC75" w:rsidR="001F7126" w:rsidRPr="003D60E6" w:rsidRDefault="00A97077" w:rsidP="003D60E6">
      <w:pPr>
        <w:spacing w:line="360" w:lineRule="auto"/>
      </w:pPr>
      <w:r>
        <w:t xml:space="preserve">The function </w:t>
      </w:r>
      <w:proofErr w:type="spellStart"/>
      <w:r w:rsidRPr="003D60E6">
        <w:t>corMat</w:t>
      </w:r>
      <w:proofErr w:type="spellEnd"/>
      <w:r w:rsidRPr="003D60E6">
        <w:t xml:space="preserve"> produces a correlation matrix (Figure 3) of the sleep </w:t>
      </w:r>
      <w:r w:rsidR="00745D90" w:rsidRPr="003D60E6">
        <w:t>parameters</w:t>
      </w:r>
      <w:r>
        <w:t>,</w:t>
      </w:r>
      <w:r w:rsidR="00745D90" w:rsidRPr="003D60E6">
        <w:t xml:space="preserve"> </w:t>
      </w:r>
      <w:r w:rsidRPr="003D60E6">
        <w:t>with p-values adjusted for the false-discovery rate using the Benjamini-Hochberg method. Each variable can be specified to include only certain entries.</w:t>
      </w:r>
      <w:r w:rsidR="00745D90" w:rsidRPr="003D60E6">
        <w:t xml:space="preserve"> </w:t>
      </w:r>
      <w:r w:rsidR="000073D8" w:rsidRPr="003D60E6">
        <w:t>Results from</w:t>
      </w:r>
      <w:r w:rsidRPr="003D60E6">
        <w:t xml:space="preserve"> </w:t>
      </w:r>
      <w:proofErr w:type="spellStart"/>
      <w:r w:rsidRPr="003D60E6">
        <w:t>corMat</w:t>
      </w:r>
      <w:proofErr w:type="spellEnd"/>
      <w:r w:rsidRPr="003D60E6">
        <w:t xml:space="preserve"> can be further visualized </w:t>
      </w:r>
      <w:r>
        <w:t>using</w:t>
      </w:r>
      <w:r w:rsidRPr="003D60E6">
        <w:t xml:space="preserve"> </w:t>
      </w:r>
      <w:proofErr w:type="spellStart"/>
      <w:r w:rsidRPr="003D60E6">
        <w:t>kmeansCluster</w:t>
      </w:r>
      <w:proofErr w:type="spellEnd"/>
      <w:r w:rsidRPr="003D60E6">
        <w:t>.</w:t>
      </w:r>
    </w:p>
    <w:p w14:paraId="242694C5" w14:textId="77777777" w:rsidR="00C825F1" w:rsidRDefault="00C825F1" w:rsidP="003D60E6">
      <w:pPr>
        <w:spacing w:line="360" w:lineRule="auto"/>
      </w:pPr>
    </w:p>
    <w:p w14:paraId="00000033" w14:textId="24FE1FE5" w:rsidR="001F7126" w:rsidRPr="003D60E6" w:rsidRDefault="00A97077" w:rsidP="003D60E6">
      <w:pPr>
        <w:spacing w:line="360" w:lineRule="auto"/>
      </w:pPr>
      <w:r>
        <w:t xml:space="preserve">The function </w:t>
      </w:r>
      <w:proofErr w:type="spellStart"/>
      <w:r w:rsidRPr="003D60E6">
        <w:t>kmeansCluster</w:t>
      </w:r>
      <w:proofErr w:type="spellEnd"/>
      <w:r w:rsidRPr="003D60E6">
        <w:t xml:space="preserve"> (</w:t>
      </w:r>
      <w:r w:rsidR="0096795D">
        <w:t xml:space="preserve">Supplementary </w:t>
      </w:r>
      <w:r w:rsidRPr="003D60E6">
        <w:t xml:space="preserve">Figure </w:t>
      </w:r>
      <w:r w:rsidR="0096795D">
        <w:t>2</w:t>
      </w:r>
      <w:r w:rsidRPr="003D60E6">
        <w:t xml:space="preserve">) produces scatter plots </w:t>
      </w:r>
      <w:r>
        <w:t>of</w:t>
      </w:r>
      <w:r w:rsidRPr="003D60E6">
        <w:t xml:space="preserve"> sleep </w:t>
      </w:r>
      <w:r w:rsidR="004E4BA2" w:rsidRPr="003D60E6">
        <w:t xml:space="preserve">parameters </w:t>
      </w:r>
      <w:r>
        <w:t>arranged</w:t>
      </w:r>
      <w:r w:rsidRPr="003D60E6">
        <w:t xml:space="preserve"> in the same </w:t>
      </w:r>
      <w:r>
        <w:t>layout</w:t>
      </w:r>
      <w:r w:rsidRPr="003D60E6">
        <w:t xml:space="preserve"> as </w:t>
      </w:r>
      <w:proofErr w:type="spellStart"/>
      <w:r w:rsidRPr="003D60E6">
        <w:t>corMat</w:t>
      </w:r>
      <w:proofErr w:type="spellEnd"/>
      <w:r w:rsidRPr="003D60E6">
        <w:t xml:space="preserve">. If a </w:t>
      </w:r>
      <w:r>
        <w:t xml:space="preserve">specific </w:t>
      </w:r>
      <w:r w:rsidRPr="003D60E6">
        <w:t xml:space="preserve">scatter plot is desired, the </w:t>
      </w:r>
      <w:r w:rsidRPr="00793A22">
        <w:rPr>
          <w:i/>
          <w:iCs/>
        </w:rPr>
        <w:t>x</w:t>
      </w:r>
      <w:r>
        <w:t>-</w:t>
      </w:r>
      <w:r w:rsidRPr="003D60E6">
        <w:t xml:space="preserve"> and </w:t>
      </w:r>
      <w:r w:rsidRPr="00793A22">
        <w:rPr>
          <w:i/>
          <w:iCs/>
        </w:rPr>
        <w:t>y</w:t>
      </w:r>
      <w:r>
        <w:t>-</w:t>
      </w:r>
      <w:r w:rsidRPr="003D60E6">
        <w:t xml:space="preserve"> axes can be </w:t>
      </w:r>
      <w:r w:rsidR="001B27EB">
        <w:t xml:space="preserve">manually </w:t>
      </w:r>
      <w:r w:rsidRPr="003D60E6">
        <w:t xml:space="preserve">specified from the list of </w:t>
      </w:r>
      <w:r>
        <w:t xml:space="preserve">available </w:t>
      </w:r>
      <w:r w:rsidRPr="003D60E6">
        <w:t xml:space="preserve">sleep </w:t>
      </w:r>
      <w:r w:rsidR="004E4BA2" w:rsidRPr="003D60E6">
        <w:t>parameters</w:t>
      </w:r>
      <w:r w:rsidRPr="003D60E6">
        <w:t>. Additionally, the function</w:t>
      </w:r>
      <w:r>
        <w:t xml:space="preserve"> analyses</w:t>
      </w:r>
      <w:r w:rsidRPr="003D60E6">
        <w:t xml:space="preserve"> each scatterplot through a k</w:t>
      </w:r>
      <w:r>
        <w:t>-</w:t>
      </w:r>
      <w:r w:rsidRPr="003D60E6">
        <w:t>means clustering algorithm based on three clustering methods (Elbow, Silhouette, and Gap Statistic)</w:t>
      </w:r>
      <w:r>
        <w:t>,</w:t>
      </w:r>
      <w:r w:rsidRPr="003D60E6">
        <w:t xml:space="preserve"> using the most common or </w:t>
      </w:r>
      <w:r w:rsidR="00B3431B">
        <w:t>the fewest</w:t>
      </w:r>
      <w:r w:rsidRPr="003D60E6">
        <w:t xml:space="preserve"> number of clusters. Mathematically designated clusters are differentiated by color</w:t>
      </w:r>
      <w:r>
        <w:t>,</w:t>
      </w:r>
      <w:r w:rsidRPr="003D60E6">
        <w:t xml:space="preserve"> while </w:t>
      </w:r>
      <w:r w:rsidRPr="00B3431B">
        <w:rPr>
          <w:i/>
          <w:iCs/>
        </w:rPr>
        <w:t>a priori</w:t>
      </w:r>
      <w:r w:rsidRPr="003D60E6">
        <w:t xml:space="preserve"> clustering predictions are designated by shape. Predictions are made by setting </w:t>
      </w:r>
      <w:proofErr w:type="spellStart"/>
      <w:r w:rsidRPr="003D60E6">
        <w:t>aPrioriConditions</w:t>
      </w:r>
      <w:proofErr w:type="spellEnd"/>
      <w:r w:rsidRPr="003D60E6">
        <w:t xml:space="preserve"> to a list of partial or full spellings in one </w:t>
      </w:r>
      <w:r>
        <w:t>selected</w:t>
      </w:r>
      <w:r w:rsidRPr="003D60E6">
        <w:t xml:space="preserve"> variable</w:t>
      </w:r>
      <w:r w:rsidR="00B3431B">
        <w:t xml:space="preserve"> (see Supplementary Figure 2)</w:t>
      </w:r>
      <w:r w:rsidRPr="003D60E6">
        <w:t xml:space="preserve">. </w:t>
      </w:r>
      <w:proofErr w:type="spellStart"/>
      <w:r w:rsidRPr="003D60E6">
        <w:t>aPrioriVariable</w:t>
      </w:r>
      <w:proofErr w:type="spellEnd"/>
      <w:r w:rsidRPr="003D60E6">
        <w:t xml:space="preserve"> would then be set to the corresponding variable.</w:t>
      </w:r>
    </w:p>
    <w:p w14:paraId="00000037" w14:textId="77777777" w:rsidR="001F7126" w:rsidRPr="003D60E6" w:rsidRDefault="001F7126" w:rsidP="003D60E6">
      <w:pPr>
        <w:spacing w:line="360" w:lineRule="auto"/>
        <w:rPr>
          <w:color w:val="000000"/>
        </w:rPr>
      </w:pPr>
    </w:p>
    <w:p w14:paraId="00000038" w14:textId="6ED11A07" w:rsidR="001F7126" w:rsidRPr="004A3EB5" w:rsidRDefault="00C825F1" w:rsidP="003D60E6">
      <w:pPr>
        <w:spacing w:line="360" w:lineRule="auto"/>
        <w:rPr>
          <w:b/>
          <w:bCs/>
          <w:color w:val="000000"/>
        </w:rPr>
      </w:pPr>
      <w:r>
        <w:rPr>
          <w:b/>
          <w:bCs/>
        </w:rPr>
        <w:t>GIGEM</w:t>
      </w:r>
      <w:r w:rsidR="00104B61" w:rsidRPr="003D60E6">
        <w:rPr>
          <w:b/>
        </w:rPr>
        <w:t xml:space="preserve"> – </w:t>
      </w:r>
      <w:r w:rsidR="006F590D" w:rsidRPr="004A3EB5">
        <w:rPr>
          <w:b/>
          <w:bCs/>
          <w:color w:val="000000"/>
        </w:rPr>
        <w:t>Statistics and Reproducibility</w:t>
      </w:r>
    </w:p>
    <w:p w14:paraId="3979AB2C" w14:textId="666D1CE3" w:rsidR="000C68CA" w:rsidRPr="003D60E6" w:rsidRDefault="000C68CA" w:rsidP="000C68CA">
      <w:pPr>
        <w:spacing w:line="360" w:lineRule="auto"/>
        <w:rPr>
          <w:color w:val="000000"/>
        </w:rPr>
      </w:pPr>
      <w:r w:rsidRPr="00C655D9">
        <w:rPr>
          <w:color w:val="000000"/>
          <w:highlight w:val="yellow"/>
        </w:rPr>
        <w:t>All statistical tests were performed using R (R Core Team, 2023). Two-tailed unpaired t-tests were used to compare group and isolation treatments for all seven basic sleep parameters (</w:t>
      </w:r>
      <w:proofErr w:type="spellStart"/>
      <w:r w:rsidRPr="00C655D9">
        <w:rPr>
          <w:color w:val="000000"/>
          <w:highlight w:val="yellow"/>
        </w:rPr>
        <w:t>Sleep_Time_All</w:t>
      </w:r>
      <w:proofErr w:type="spellEnd"/>
      <w:r w:rsidRPr="00C655D9">
        <w:rPr>
          <w:color w:val="000000"/>
          <w:highlight w:val="yellow"/>
        </w:rPr>
        <w:t xml:space="preserve">, </w:t>
      </w:r>
      <w:proofErr w:type="spellStart"/>
      <w:r w:rsidRPr="00C655D9">
        <w:rPr>
          <w:color w:val="000000"/>
          <w:highlight w:val="yellow"/>
        </w:rPr>
        <w:t>Sleep_Time_L</w:t>
      </w:r>
      <w:proofErr w:type="spellEnd"/>
      <w:r w:rsidRPr="00C655D9">
        <w:rPr>
          <w:color w:val="000000"/>
          <w:highlight w:val="yellow"/>
        </w:rPr>
        <w:t xml:space="preserve">, </w:t>
      </w:r>
      <w:proofErr w:type="spellStart"/>
      <w:r w:rsidRPr="00C655D9">
        <w:rPr>
          <w:color w:val="000000"/>
          <w:highlight w:val="yellow"/>
        </w:rPr>
        <w:t>Sleep_Time_D</w:t>
      </w:r>
      <w:proofErr w:type="spellEnd"/>
      <w:r w:rsidRPr="00C655D9">
        <w:rPr>
          <w:color w:val="000000"/>
          <w:highlight w:val="yellow"/>
        </w:rPr>
        <w:t xml:space="preserve">, </w:t>
      </w:r>
      <w:proofErr w:type="spellStart"/>
      <w:r w:rsidRPr="00C655D9">
        <w:rPr>
          <w:color w:val="000000"/>
          <w:highlight w:val="yellow"/>
        </w:rPr>
        <w:t>n_Bouts_L</w:t>
      </w:r>
      <w:proofErr w:type="spellEnd"/>
      <w:r w:rsidRPr="00C655D9">
        <w:rPr>
          <w:color w:val="000000"/>
          <w:highlight w:val="yellow"/>
        </w:rPr>
        <w:t xml:space="preserve">, </w:t>
      </w:r>
      <w:proofErr w:type="spellStart"/>
      <w:r w:rsidRPr="00C655D9">
        <w:rPr>
          <w:color w:val="000000"/>
          <w:highlight w:val="yellow"/>
        </w:rPr>
        <w:t>mean_Bout_Length_L</w:t>
      </w:r>
      <w:proofErr w:type="spellEnd"/>
      <w:r w:rsidRPr="00C655D9">
        <w:rPr>
          <w:color w:val="000000"/>
          <w:highlight w:val="yellow"/>
        </w:rPr>
        <w:t xml:space="preserve">, </w:t>
      </w:r>
      <w:proofErr w:type="spellStart"/>
      <w:r w:rsidRPr="00C655D9">
        <w:rPr>
          <w:color w:val="000000"/>
          <w:highlight w:val="yellow"/>
        </w:rPr>
        <w:t>n_Bouts_D</w:t>
      </w:r>
      <w:proofErr w:type="spellEnd"/>
      <w:r w:rsidRPr="00C655D9">
        <w:rPr>
          <w:color w:val="000000"/>
          <w:highlight w:val="yellow"/>
        </w:rPr>
        <w:t xml:space="preserve">, and </w:t>
      </w:r>
      <w:proofErr w:type="spellStart"/>
      <w:r w:rsidRPr="00C655D9">
        <w:rPr>
          <w:color w:val="000000"/>
          <w:highlight w:val="yellow"/>
        </w:rPr>
        <w:t>mean_Bout_Length_D</w:t>
      </w:r>
      <w:proofErr w:type="spellEnd"/>
      <w:r w:rsidRPr="00C655D9">
        <w:rPr>
          <w:color w:val="000000"/>
          <w:highlight w:val="yellow"/>
        </w:rPr>
        <w:t xml:space="preserve">) (total time sleeping during day and night, day alone or night alone; number of sleep bouts during the day or night; average bout length during the day or </w:t>
      </w:r>
      <w:r w:rsidRPr="00C655D9">
        <w:rPr>
          <w:color w:val="000000"/>
          <w:highlight w:val="yellow"/>
        </w:rPr>
        <w:lastRenderedPageBreak/>
        <w:t>night). Sleep bout distributions between group and isolation treatments were compared via Kolmogorov-Smirnov tests. Significance for all statistical tests were set to *</w:t>
      </w:r>
      <w:r w:rsidRPr="00C655D9">
        <w:rPr>
          <w:i/>
          <w:iCs/>
          <w:color w:val="000000"/>
          <w:highlight w:val="yellow"/>
        </w:rPr>
        <w:t>P</w:t>
      </w:r>
      <w:r w:rsidRPr="00C655D9">
        <w:rPr>
          <w:color w:val="000000"/>
          <w:highlight w:val="yellow"/>
        </w:rPr>
        <w:t>&lt;0.05, **</w:t>
      </w:r>
      <w:r w:rsidRPr="00C655D9">
        <w:rPr>
          <w:i/>
          <w:iCs/>
          <w:color w:val="000000"/>
          <w:highlight w:val="yellow"/>
        </w:rPr>
        <w:t>P</w:t>
      </w:r>
      <w:r w:rsidRPr="00C655D9">
        <w:rPr>
          <w:color w:val="000000"/>
          <w:highlight w:val="yellow"/>
        </w:rPr>
        <w:t>&lt;0.01, ***</w:t>
      </w:r>
      <w:r w:rsidRPr="00C655D9">
        <w:rPr>
          <w:i/>
          <w:iCs/>
          <w:color w:val="000000"/>
          <w:highlight w:val="yellow"/>
        </w:rPr>
        <w:t>P</w:t>
      </w:r>
      <w:r w:rsidRPr="00C655D9">
        <w:rPr>
          <w:color w:val="000000"/>
          <w:highlight w:val="yellow"/>
        </w:rPr>
        <w:t>&lt;0.001, and ****</w:t>
      </w:r>
      <w:r w:rsidRPr="00C655D9">
        <w:rPr>
          <w:i/>
          <w:iCs/>
          <w:color w:val="000000"/>
          <w:highlight w:val="yellow"/>
        </w:rPr>
        <w:t>P</w:t>
      </w:r>
      <w:r w:rsidRPr="00C655D9">
        <w:rPr>
          <w:color w:val="000000"/>
          <w:highlight w:val="yellow"/>
        </w:rPr>
        <w:t>&lt;0.0001.</w:t>
      </w:r>
    </w:p>
    <w:p w14:paraId="0000003A" w14:textId="77777777" w:rsidR="001F7126" w:rsidRPr="003D60E6" w:rsidRDefault="001F7126" w:rsidP="003D60E6">
      <w:pPr>
        <w:spacing w:line="360" w:lineRule="auto"/>
        <w:rPr>
          <w:color w:val="000000"/>
        </w:rPr>
      </w:pPr>
    </w:p>
    <w:p w14:paraId="0000003B" w14:textId="77777777" w:rsidR="001F7126" w:rsidRPr="003D60E6" w:rsidRDefault="006F590D" w:rsidP="003D60E6">
      <w:pPr>
        <w:spacing w:line="360" w:lineRule="auto"/>
      </w:pPr>
      <w:r w:rsidRPr="003D60E6">
        <w:rPr>
          <w:b/>
        </w:rPr>
        <w:t>RESULTS</w:t>
      </w:r>
    </w:p>
    <w:p w14:paraId="0000003C" w14:textId="77777777" w:rsidR="001F7126" w:rsidRPr="003D60E6" w:rsidRDefault="006F590D" w:rsidP="003D60E6">
      <w:pPr>
        <w:spacing w:line="360" w:lineRule="auto"/>
      </w:pPr>
      <w:r w:rsidRPr="00793A22">
        <w:rPr>
          <w:highlight w:val="yellow"/>
        </w:rPr>
        <w:t>[intro paragraph]</w:t>
      </w:r>
      <w:r w:rsidRPr="003D60E6">
        <w:t> </w:t>
      </w:r>
    </w:p>
    <w:p w14:paraId="6624A857" w14:textId="77777777" w:rsidR="00C825F1" w:rsidRDefault="00C825F1" w:rsidP="003D60E6">
      <w:pPr>
        <w:spacing w:line="360" w:lineRule="auto"/>
        <w:rPr>
          <w:ins w:id="59" w:author="Xin Chen" w:date="2025-05-02T12:14:00Z" w16du:dateUtc="2025-05-02T16:14:00Z"/>
          <w:b/>
        </w:rPr>
      </w:pPr>
    </w:p>
    <w:p w14:paraId="0000003D" w14:textId="678EA389" w:rsidR="001F7126" w:rsidRPr="003D60E6" w:rsidRDefault="006F590D" w:rsidP="003D60E6">
      <w:pPr>
        <w:spacing w:line="360" w:lineRule="auto"/>
      </w:pPr>
      <w:r w:rsidRPr="003D60E6">
        <w:rPr>
          <w:b/>
        </w:rPr>
        <w:t>Single Batch Analysis</w:t>
      </w:r>
    </w:p>
    <w:p w14:paraId="0000003E" w14:textId="6505263F" w:rsidR="001F7126" w:rsidRPr="003D60E6" w:rsidRDefault="006F590D" w:rsidP="003D60E6">
      <w:pPr>
        <w:spacing w:line="360" w:lineRule="auto"/>
      </w:pPr>
      <w:r w:rsidRPr="003D60E6">
        <w:rPr>
          <w:i/>
        </w:rPr>
        <w:t>Sleep profiles</w:t>
      </w:r>
      <w:r w:rsidR="0095046F" w:rsidRPr="003D60E6">
        <w:rPr>
          <w:i/>
        </w:rPr>
        <w:t xml:space="preserve"> </w:t>
      </w:r>
      <w:r w:rsidR="008F52BE">
        <w:rPr>
          <w:rFonts w:hint="eastAsia"/>
          <w:i/>
        </w:rPr>
        <w:t>(</w:t>
      </w:r>
      <w:r w:rsidR="001B27EB">
        <w:rPr>
          <w:i/>
        </w:rPr>
        <w:t xml:space="preserve">Supplementary </w:t>
      </w:r>
      <w:r w:rsidR="008F52BE">
        <w:rPr>
          <w:rFonts w:hint="eastAsia"/>
          <w:i/>
        </w:rPr>
        <w:t xml:space="preserve">Figure </w:t>
      </w:r>
      <w:r w:rsidR="001B27EB">
        <w:rPr>
          <w:i/>
        </w:rPr>
        <w:t>1)</w:t>
      </w:r>
    </w:p>
    <w:p w14:paraId="0000003F" w14:textId="698E0413" w:rsidR="001F7126" w:rsidRPr="003D60E6" w:rsidRDefault="001B27EB" w:rsidP="003D60E6">
      <w:pPr>
        <w:spacing w:line="360" w:lineRule="auto"/>
      </w:pPr>
      <w:r w:rsidRPr="001B27EB">
        <w:t xml:space="preserve">Supplementary </w:t>
      </w:r>
      <w:r w:rsidR="006F590D" w:rsidRPr="003D60E6">
        <w:t xml:space="preserve">Figure </w:t>
      </w:r>
      <w:r>
        <w:t>1</w:t>
      </w:r>
      <w:r w:rsidR="006F590D" w:rsidRPr="003D60E6">
        <w:t xml:space="preserve"> </w:t>
      </w:r>
      <w:r w:rsidR="00D41CD1">
        <w:t>shows</w:t>
      </w:r>
      <w:r w:rsidR="00D41CD1" w:rsidRPr="003D60E6">
        <w:t xml:space="preserve"> </w:t>
      </w:r>
      <w:r w:rsidR="00CE6542" w:rsidRPr="003D60E6">
        <w:t>the result</w:t>
      </w:r>
      <w:r>
        <w:t>s</w:t>
      </w:r>
      <w:r w:rsidR="00CE6542" w:rsidRPr="003D60E6">
        <w:t xml:space="preserve"> of a single</w:t>
      </w:r>
      <w:r w:rsidR="00D41CD1">
        <w:t>-</w:t>
      </w:r>
      <w:r w:rsidR="00CE6542" w:rsidRPr="003D60E6">
        <w:t xml:space="preserve">batch analysis. Sleep was measured after group/social isolation </w:t>
      </w:r>
      <w:r w:rsidR="00D41CD1" w:rsidRPr="003D60E6">
        <w:t>for CS, SIP-L2-1, SIP-L2-2, SIP-S2-1, SIP-S2-8, and SIP-S2-10</w:t>
      </w:r>
      <w:r w:rsidR="00D41CD1">
        <w:t xml:space="preserve"> </w:t>
      </w:r>
      <w:r w:rsidR="00D41CD1" w:rsidRPr="003D60E6">
        <w:t xml:space="preserve">in parallel as a single </w:t>
      </w:r>
      <w:r w:rsidR="00D41CD1">
        <w:t xml:space="preserve">experiment </w:t>
      </w:r>
      <w:r w:rsidR="00D41CD1" w:rsidRPr="003D60E6">
        <w:t>batch</w:t>
      </w:r>
      <w:r w:rsidR="00D41CD1">
        <w:t xml:space="preserve">. It is designated as </w:t>
      </w:r>
      <w:r w:rsidR="00AC594D" w:rsidRPr="003D60E6">
        <w:t xml:space="preserve">Batch 9 in our dataset, </w:t>
      </w:r>
      <w:r w:rsidR="00D41CD1">
        <w:t>including a</w:t>
      </w:r>
      <w:r w:rsidR="00AC594D" w:rsidRPr="003D60E6">
        <w:t xml:space="preserve"> total of </w:t>
      </w:r>
      <w:r w:rsidR="00065C0F" w:rsidRPr="003D60E6">
        <w:t>777</w:t>
      </w:r>
      <w:r w:rsidR="00AC594D" w:rsidRPr="003D60E6">
        <w:t xml:space="preserve"> animals.</w:t>
      </w:r>
    </w:p>
    <w:p w14:paraId="00000040" w14:textId="77777777" w:rsidR="001F7126" w:rsidRPr="003D60E6" w:rsidRDefault="001F7126" w:rsidP="003D60E6">
      <w:pPr>
        <w:spacing w:line="360" w:lineRule="auto"/>
      </w:pPr>
    </w:p>
    <w:p w14:paraId="58BF2837" w14:textId="2C01F585" w:rsidR="00C474AC" w:rsidRDefault="5915FC78" w:rsidP="003D60E6">
      <w:pPr>
        <w:pStyle w:val="paragraph"/>
        <w:spacing w:before="0" w:beforeAutospacing="0" w:after="0" w:afterAutospacing="0" w:line="360" w:lineRule="auto"/>
        <w:textAlignment w:val="baseline"/>
        <w:rPr>
          <w:rFonts w:eastAsiaTheme="minorEastAsia"/>
        </w:rPr>
      </w:pPr>
      <w:r w:rsidRPr="003D60E6">
        <w:t xml:space="preserve">Consistent with previous findings (Li et al., 2021), </w:t>
      </w:r>
      <w:r w:rsidRPr="003D60E6">
        <w:rPr>
          <w:i/>
          <w:iCs/>
        </w:rPr>
        <w:t>Canton</w:t>
      </w:r>
      <w:r w:rsidR="00C474AC">
        <w:rPr>
          <w:rFonts w:eastAsiaTheme="minorEastAsia" w:hint="eastAsia"/>
          <w:i/>
          <w:iCs/>
        </w:rPr>
        <w:t>-</w:t>
      </w:r>
      <w:r w:rsidRPr="003D60E6">
        <w:rPr>
          <w:i/>
          <w:iCs/>
        </w:rPr>
        <w:t>S</w:t>
      </w:r>
      <w:r w:rsidRPr="003D60E6">
        <w:t xml:space="preserve"> </w:t>
      </w:r>
      <w:r w:rsidR="00C474AC">
        <w:rPr>
          <w:rFonts w:eastAsiaTheme="minorEastAsia" w:hint="eastAsia"/>
        </w:rPr>
        <w:t xml:space="preserve">(CS) </w:t>
      </w:r>
      <w:r w:rsidRPr="003D60E6">
        <w:t>flies exhibit</w:t>
      </w:r>
      <w:r w:rsidR="00C474AC">
        <w:rPr>
          <w:rFonts w:eastAsiaTheme="minorEastAsia" w:hint="eastAsia"/>
        </w:rPr>
        <w:t>ed</w:t>
      </w:r>
      <w:r w:rsidRPr="003D60E6">
        <w:t xml:space="preserve"> significant sleep loss during the daytime after chronic social isolation (5 days in this study), which also </w:t>
      </w:r>
      <w:r w:rsidR="00C474AC">
        <w:rPr>
          <w:rFonts w:eastAsiaTheme="minorEastAsia" w:hint="eastAsia"/>
        </w:rPr>
        <w:t>led to</w:t>
      </w:r>
      <w:r w:rsidR="00C474AC" w:rsidRPr="003D60E6">
        <w:t xml:space="preserve"> </w:t>
      </w:r>
      <w:r w:rsidRPr="003D60E6">
        <w:t xml:space="preserve">a reduction in total sleep time. Acute </w:t>
      </w:r>
      <w:bookmarkStart w:id="60" w:name="_Hlk196901178"/>
      <w:r w:rsidRPr="003D60E6">
        <w:t xml:space="preserve">social </w:t>
      </w:r>
      <w:bookmarkEnd w:id="60"/>
      <w:r w:rsidRPr="003D60E6">
        <w:t>isolation (2 days in this study) ha</w:t>
      </w:r>
      <w:r w:rsidR="00C474AC">
        <w:rPr>
          <w:rFonts w:eastAsiaTheme="minorEastAsia" w:hint="eastAsia"/>
        </w:rPr>
        <w:t>d</w:t>
      </w:r>
      <w:r w:rsidRPr="003D60E6">
        <w:t xml:space="preserve"> no </w:t>
      </w:r>
      <w:r w:rsidR="00C474AC">
        <w:rPr>
          <w:rFonts w:eastAsiaTheme="minorEastAsia" w:hint="eastAsia"/>
        </w:rPr>
        <w:t xml:space="preserve">detectable </w:t>
      </w:r>
      <w:r w:rsidRPr="003D60E6">
        <w:t xml:space="preserve">effect. </w:t>
      </w:r>
      <w:r w:rsidR="00C474AC">
        <w:rPr>
          <w:rFonts w:eastAsiaTheme="minorEastAsia" w:hint="eastAsia"/>
        </w:rPr>
        <w:t xml:space="preserve">As shown in </w:t>
      </w:r>
      <w:r w:rsidRPr="003D60E6">
        <w:t>Figure 2</w:t>
      </w:r>
      <w:r w:rsidR="00C474AC">
        <w:rPr>
          <w:rFonts w:eastAsiaTheme="minorEastAsia" w:hint="eastAsia"/>
        </w:rPr>
        <w:t>,</w:t>
      </w:r>
      <w:r w:rsidRPr="003D60E6">
        <w:t xml:space="preserve"> this social isolation duration-dependent sleep loss is a variable trait</w:t>
      </w:r>
      <w:r w:rsidR="00C474AC">
        <w:rPr>
          <w:rFonts w:eastAsiaTheme="minorEastAsia" w:hint="eastAsia"/>
        </w:rPr>
        <w:t xml:space="preserve"> among SIP lines</w:t>
      </w:r>
      <w:r w:rsidRPr="003D60E6">
        <w:t>. For example, SIP-L2-1 flies exhibited nighttime, rather than daytime</w:t>
      </w:r>
      <w:r w:rsidR="00C474AC">
        <w:rPr>
          <w:rFonts w:eastAsiaTheme="minorEastAsia" w:hint="eastAsia"/>
        </w:rPr>
        <w:t>,</w:t>
      </w:r>
      <w:r w:rsidRPr="003D60E6">
        <w:t xml:space="preserve"> sleep loss after both acute and chronic social isolation. </w:t>
      </w:r>
    </w:p>
    <w:p w14:paraId="3A19C1CB" w14:textId="77777777" w:rsidR="00C474AC" w:rsidRDefault="00C474AC" w:rsidP="003D60E6">
      <w:pPr>
        <w:pStyle w:val="paragraph"/>
        <w:spacing w:before="0" w:beforeAutospacing="0" w:after="0" w:afterAutospacing="0" w:line="360" w:lineRule="auto"/>
        <w:textAlignment w:val="baseline"/>
        <w:rPr>
          <w:rFonts w:eastAsiaTheme="minorEastAsia"/>
        </w:rPr>
      </w:pPr>
    </w:p>
    <w:p w14:paraId="78F2DED1" w14:textId="78E442AC" w:rsidR="00C474AC" w:rsidRDefault="5915FC78" w:rsidP="003D60E6">
      <w:pPr>
        <w:pStyle w:val="paragraph"/>
        <w:spacing w:before="0" w:beforeAutospacing="0" w:after="0" w:afterAutospacing="0" w:line="360" w:lineRule="auto"/>
        <w:textAlignment w:val="baseline"/>
        <w:rPr>
          <w:rStyle w:val="normaltextrun"/>
          <w:rFonts w:eastAsia="SimSun"/>
        </w:rPr>
      </w:pPr>
      <w:r w:rsidRPr="003D60E6">
        <w:t>Sleep fragmentation is a well-known phenomenon</w:t>
      </w:r>
      <w:r w:rsidR="00C474AC">
        <w:rPr>
          <w:rFonts w:eastAsiaTheme="minorEastAsia" w:hint="eastAsia"/>
        </w:rPr>
        <w:t xml:space="preserve"> in which</w:t>
      </w:r>
      <w:r w:rsidRPr="003D60E6">
        <w:t xml:space="preserve"> sleep bouts are interrupted</w:t>
      </w:r>
      <w:r w:rsidR="00C474AC">
        <w:rPr>
          <w:rFonts w:eastAsiaTheme="minorEastAsia" w:hint="eastAsia"/>
        </w:rPr>
        <w:t xml:space="preserve"> and </w:t>
      </w:r>
      <w:r w:rsidRPr="003D60E6">
        <w:t>br</w:t>
      </w:r>
      <w:r w:rsidR="00C474AC">
        <w:rPr>
          <w:rFonts w:eastAsiaTheme="minorEastAsia" w:hint="eastAsia"/>
        </w:rPr>
        <w:t>oken</w:t>
      </w:r>
      <w:r w:rsidRPr="003D60E6">
        <w:t xml:space="preserve"> up into shorter ones</w:t>
      </w:r>
      <w:r w:rsidRPr="003D60E6">
        <w:rPr>
          <w:color w:val="000000" w:themeColor="text1"/>
        </w:rPr>
        <w:t xml:space="preserve"> (</w:t>
      </w:r>
      <w:commentRangeStart w:id="61"/>
      <w:commentRangeStart w:id="62"/>
      <w:proofErr w:type="spellStart"/>
      <w:r w:rsidR="00D67DD8" w:rsidRPr="003D60E6">
        <w:rPr>
          <w:color w:val="000000" w:themeColor="text1"/>
        </w:rPr>
        <w:t>Kurina</w:t>
      </w:r>
      <w:proofErr w:type="spellEnd"/>
      <w:r w:rsidR="00D67DD8" w:rsidRPr="003D60E6">
        <w:rPr>
          <w:color w:val="000000" w:themeColor="text1"/>
        </w:rPr>
        <w:t xml:space="preserve"> et al., 201</w:t>
      </w:r>
      <w:commentRangeEnd w:id="61"/>
      <w:r w:rsidR="00D67DD8" w:rsidRPr="003D60E6">
        <w:rPr>
          <w:color w:val="000000" w:themeColor="text1"/>
        </w:rPr>
        <w:t>1</w:t>
      </w:r>
      <w:r w:rsidRPr="003D60E6">
        <w:rPr>
          <w:rStyle w:val="CommentReference"/>
          <w:color w:val="000000" w:themeColor="text1"/>
          <w:sz w:val="24"/>
          <w:szCs w:val="24"/>
        </w:rPr>
        <w:commentReference w:id="61"/>
      </w:r>
      <w:commentRangeEnd w:id="62"/>
      <w:r w:rsidR="00D67DD8" w:rsidRPr="003D60E6">
        <w:rPr>
          <w:rStyle w:val="CommentReference"/>
          <w:rFonts w:ascii="Arial" w:eastAsia="SimSun" w:hAnsi="Arial" w:cs="Arial"/>
          <w:color w:val="000000" w:themeColor="text1"/>
          <w:sz w:val="24"/>
          <w:szCs w:val="24"/>
          <w:lang w:val="en"/>
        </w:rPr>
        <w:commentReference w:id="62"/>
      </w:r>
      <w:r w:rsidRPr="003D60E6">
        <w:rPr>
          <w:color w:val="000000" w:themeColor="text1"/>
        </w:rPr>
        <w:t>).</w:t>
      </w:r>
      <w:r w:rsidRPr="003D60E6">
        <w:t xml:space="preserve"> </w:t>
      </w:r>
      <w:r w:rsidR="00C474AC">
        <w:rPr>
          <w:rFonts w:eastAsiaTheme="minorEastAsia" w:hint="eastAsia"/>
        </w:rPr>
        <w:t>We used it as a marker trait and</w:t>
      </w:r>
      <w:r w:rsidR="00C474AC">
        <w:rPr>
          <w:rStyle w:val="normaltextrun"/>
          <w:rFonts w:eastAsia="SimSun" w:hint="eastAsia"/>
        </w:rPr>
        <w:t xml:space="preserve"> defined the </w:t>
      </w:r>
      <w:r w:rsidR="00834CF2" w:rsidRPr="003D60E6">
        <w:rPr>
          <w:rStyle w:val="normaltextrun"/>
          <w:rFonts w:eastAsia="SimSun"/>
        </w:rPr>
        <w:t xml:space="preserve">populations as having this trait by an increased </w:t>
      </w:r>
      <w:r w:rsidR="00C474AC">
        <w:rPr>
          <w:rStyle w:val="normaltextrun"/>
          <w:rFonts w:eastAsia="SimSun" w:hint="eastAsia"/>
        </w:rPr>
        <w:t xml:space="preserve">number of sleep </w:t>
      </w:r>
      <w:r w:rsidR="00834CF2" w:rsidRPr="003D60E6">
        <w:rPr>
          <w:rStyle w:val="normaltextrun"/>
          <w:rFonts w:eastAsia="SimSun"/>
        </w:rPr>
        <w:t>bout</w:t>
      </w:r>
      <w:r w:rsidR="00C474AC">
        <w:rPr>
          <w:rStyle w:val="normaltextrun"/>
          <w:rFonts w:eastAsia="SimSun" w:hint="eastAsia"/>
        </w:rPr>
        <w:t>s</w:t>
      </w:r>
      <w:r w:rsidR="00834CF2" w:rsidRPr="003D60E6">
        <w:rPr>
          <w:rStyle w:val="normaltextrun"/>
          <w:rFonts w:eastAsia="SimSun"/>
        </w:rPr>
        <w:t xml:space="preserve"> in conjunction with a decreased bout length. Sleep fragmentation occurred in SIP-L2-1 after chronic social isolation, indicated by an increase in the number of sleep bouts (p = 0.00576) and a decrease in mean bout length during the night phase. </w:t>
      </w:r>
    </w:p>
    <w:p w14:paraId="5F9AFF52" w14:textId="77777777" w:rsidR="00C474AC" w:rsidRDefault="00C474AC" w:rsidP="003D60E6">
      <w:pPr>
        <w:pStyle w:val="paragraph"/>
        <w:spacing w:before="0" w:beforeAutospacing="0" w:after="0" w:afterAutospacing="0" w:line="360" w:lineRule="auto"/>
        <w:textAlignment w:val="baseline"/>
        <w:rPr>
          <w:rStyle w:val="normaltextrun"/>
          <w:rFonts w:eastAsia="SimSun"/>
        </w:rPr>
      </w:pPr>
    </w:p>
    <w:p w14:paraId="7D5DB9DC" w14:textId="739D04DB" w:rsidR="00C474AC" w:rsidRDefault="00834CF2" w:rsidP="003D60E6">
      <w:pPr>
        <w:pStyle w:val="paragraph"/>
        <w:spacing w:before="0" w:beforeAutospacing="0" w:after="0" w:afterAutospacing="0" w:line="360" w:lineRule="auto"/>
        <w:textAlignment w:val="baseline"/>
        <w:rPr>
          <w:ins w:id="63" w:author="Xin Chen" w:date="2025-05-12T16:47:00Z" w16du:dateUtc="2025-05-12T20:47:00Z"/>
          <w:rStyle w:val="normaltextrun"/>
          <w:rFonts w:eastAsia="SimSun"/>
        </w:rPr>
      </w:pPr>
      <w:r w:rsidRPr="003D60E6">
        <w:rPr>
          <w:rStyle w:val="normaltextrun"/>
          <w:rFonts w:eastAsia="SimSun"/>
        </w:rPr>
        <w:t xml:space="preserve">Sleep </w:t>
      </w:r>
      <w:r w:rsidR="00C474AC">
        <w:rPr>
          <w:rStyle w:val="normaltextrun"/>
          <w:rFonts w:eastAsia="SimSun" w:hint="eastAsia"/>
        </w:rPr>
        <w:t>in</w:t>
      </w:r>
      <w:r w:rsidRPr="003D60E6">
        <w:rPr>
          <w:rStyle w:val="normaltextrun"/>
          <w:rFonts w:eastAsia="SimSun"/>
        </w:rPr>
        <w:t xml:space="preserve"> SIP-L2-2 animals appeared unaffected by either 2 days or 5 days of isolation. We observed daytime sleep fragmentation after acute social isolation</w:t>
      </w:r>
      <w:r w:rsidR="00C474AC">
        <w:rPr>
          <w:rStyle w:val="normaltextrun"/>
          <w:rFonts w:eastAsia="SimSun" w:hint="eastAsia"/>
        </w:rPr>
        <w:t>,</w:t>
      </w:r>
      <w:r w:rsidRPr="003D60E6">
        <w:rPr>
          <w:rStyle w:val="normaltextrun"/>
          <w:rFonts w:eastAsia="SimSun"/>
        </w:rPr>
        <w:t xml:space="preserve"> with a small increase in </w:t>
      </w:r>
      <w:r w:rsidR="00C474AC">
        <w:rPr>
          <w:rStyle w:val="normaltextrun"/>
          <w:rFonts w:eastAsia="SimSun" w:hint="eastAsia"/>
        </w:rPr>
        <w:t xml:space="preserve">the </w:t>
      </w:r>
      <w:r w:rsidRPr="003D60E6">
        <w:rPr>
          <w:rStyle w:val="normaltextrun"/>
          <w:rFonts w:eastAsia="SimSun"/>
        </w:rPr>
        <w:t xml:space="preserve">number of sleep bouts (p = 0.0509) and a small decrease in bout length. </w:t>
      </w:r>
    </w:p>
    <w:p w14:paraId="7199C6D8" w14:textId="77777777" w:rsidR="00C474AC" w:rsidRDefault="00C474AC" w:rsidP="003D60E6">
      <w:pPr>
        <w:pStyle w:val="paragraph"/>
        <w:spacing w:before="0" w:beforeAutospacing="0" w:after="0" w:afterAutospacing="0" w:line="360" w:lineRule="auto"/>
        <w:textAlignment w:val="baseline"/>
        <w:rPr>
          <w:ins w:id="64" w:author="Xin Chen" w:date="2025-05-12T16:47:00Z" w16du:dateUtc="2025-05-12T20:47:00Z"/>
          <w:rStyle w:val="normaltextrun"/>
          <w:rFonts w:eastAsia="SimSun"/>
        </w:rPr>
      </w:pPr>
    </w:p>
    <w:p w14:paraId="41E628FA" w14:textId="0B0CEB8E" w:rsidR="00C474AC" w:rsidRDefault="00834CF2" w:rsidP="003D60E6">
      <w:pPr>
        <w:pStyle w:val="paragraph"/>
        <w:spacing w:before="0" w:beforeAutospacing="0" w:after="0" w:afterAutospacing="0" w:line="360" w:lineRule="auto"/>
        <w:textAlignment w:val="baseline"/>
        <w:rPr>
          <w:rFonts w:eastAsiaTheme="minorEastAsia"/>
        </w:rPr>
      </w:pPr>
      <w:r w:rsidRPr="003D60E6">
        <w:rPr>
          <w:rStyle w:val="normaltextrun"/>
          <w:rFonts w:eastAsia="SimSun"/>
        </w:rPr>
        <w:t xml:space="preserve">SIP-S2-1 animals exhibited severe chronic social isolation-induced sleep loss during total, light, and dark phases. </w:t>
      </w:r>
      <w:r w:rsidR="00C474AC">
        <w:rPr>
          <w:rStyle w:val="normaltextrun"/>
          <w:rFonts w:eastAsia="SimSun" w:hint="eastAsia"/>
        </w:rPr>
        <w:t>In contrast, t</w:t>
      </w:r>
      <w:r w:rsidRPr="003D60E6">
        <w:rPr>
          <w:rStyle w:val="normaltextrun"/>
          <w:rFonts w:eastAsia="SimSun"/>
        </w:rPr>
        <w:t xml:space="preserve">he sleep phenotype of SIP-L2-2 animals was characterized by a reduction in </w:t>
      </w:r>
      <w:r w:rsidR="00C474AC">
        <w:rPr>
          <w:rStyle w:val="normaltextrun"/>
          <w:rFonts w:eastAsia="SimSun" w:hint="eastAsia"/>
        </w:rPr>
        <w:t xml:space="preserve">the </w:t>
      </w:r>
      <w:r w:rsidRPr="003D60E6">
        <w:rPr>
          <w:rStyle w:val="normaltextrun"/>
          <w:rFonts w:eastAsia="SimSun"/>
        </w:rPr>
        <w:t xml:space="preserve">number of sleep bouts (p = 0.0509) and an increase in bout length (p = 0.0470) during the day, indicating </w:t>
      </w:r>
      <w:r w:rsidR="00927EE3" w:rsidRPr="003D60E6">
        <w:rPr>
          <w:rStyle w:val="normaltextrun"/>
          <w:rFonts w:eastAsia="SimSun"/>
        </w:rPr>
        <w:t xml:space="preserve">a </w:t>
      </w:r>
      <w:commentRangeStart w:id="65"/>
      <w:r w:rsidR="00C474AC">
        <w:rPr>
          <w:rStyle w:val="normaltextrun"/>
          <w:rFonts w:eastAsia="SimSun" w:hint="eastAsia"/>
        </w:rPr>
        <w:t>reduced</w:t>
      </w:r>
      <w:r w:rsidR="00927EE3" w:rsidRPr="003D60E6">
        <w:rPr>
          <w:rStyle w:val="normaltextrun"/>
          <w:rFonts w:eastAsia="SimSun"/>
        </w:rPr>
        <w:t xml:space="preserve"> </w:t>
      </w:r>
      <w:r w:rsidR="00436CD7" w:rsidRPr="003D60E6">
        <w:rPr>
          <w:rStyle w:val="normaltextrun"/>
          <w:rFonts w:eastAsia="SimSun"/>
        </w:rPr>
        <w:t>sleep fragmentation</w:t>
      </w:r>
      <w:commentRangeEnd w:id="65"/>
      <w:r w:rsidR="00927EE3" w:rsidRPr="003D60E6">
        <w:rPr>
          <w:rStyle w:val="CommentReference"/>
          <w:rFonts w:ascii="Arial" w:eastAsia="SimSun" w:hAnsi="Arial" w:cs="Arial"/>
          <w:sz w:val="24"/>
          <w:szCs w:val="24"/>
          <w:lang w:val="en"/>
        </w:rPr>
        <w:commentReference w:id="65"/>
      </w:r>
      <w:r w:rsidRPr="003D60E6">
        <w:rPr>
          <w:rStyle w:val="normaltextrun"/>
          <w:rFonts w:eastAsia="SimSun"/>
        </w:rPr>
        <w:t>.</w:t>
      </w:r>
      <w:r w:rsidRPr="003D60E6">
        <w:t xml:space="preserve"> </w:t>
      </w:r>
    </w:p>
    <w:p w14:paraId="1770FC7E" w14:textId="77777777" w:rsidR="00C474AC" w:rsidRDefault="00C474AC" w:rsidP="003D60E6">
      <w:pPr>
        <w:pStyle w:val="paragraph"/>
        <w:spacing w:before="0" w:beforeAutospacing="0" w:after="0" w:afterAutospacing="0" w:line="360" w:lineRule="auto"/>
        <w:textAlignment w:val="baseline"/>
        <w:rPr>
          <w:rFonts w:eastAsiaTheme="minorEastAsia"/>
        </w:rPr>
      </w:pPr>
    </w:p>
    <w:p w14:paraId="00000041" w14:textId="0640FA62" w:rsidR="001F7126" w:rsidRPr="003D60E6" w:rsidRDefault="5915FC78" w:rsidP="003D60E6">
      <w:pPr>
        <w:pStyle w:val="paragraph"/>
        <w:spacing w:before="0" w:beforeAutospacing="0" w:after="0" w:afterAutospacing="0" w:line="360" w:lineRule="auto"/>
        <w:textAlignment w:val="baseline"/>
        <w:rPr>
          <w:rFonts w:ascii="Segoe UI" w:hAnsi="Segoe UI" w:cs="Segoe UI"/>
        </w:rPr>
      </w:pPr>
      <w:r w:rsidRPr="003D60E6">
        <w:t>SIP-S2-8 and SIP-S2-10 exhibited a reversed pattern of social isolation duration-dependent sleep loss compared to CS. Acute social isolation</w:t>
      </w:r>
      <w:r w:rsidR="00834CF2" w:rsidRPr="003D60E6">
        <w:t xml:space="preserve"> </w:t>
      </w:r>
      <w:r w:rsidRPr="003D60E6">
        <w:t xml:space="preserve">induced daytime sleep loss, but chronic social isolation did not </w:t>
      </w:r>
      <w:r w:rsidR="00C474AC">
        <w:t>caus</w:t>
      </w:r>
      <w:r w:rsidR="00C474AC" w:rsidRPr="003D60E6">
        <w:t xml:space="preserve">e </w:t>
      </w:r>
      <w:r w:rsidRPr="003D60E6">
        <w:t xml:space="preserve">any change in sleep. </w:t>
      </w:r>
      <w:r w:rsidR="00C474AC">
        <w:rPr>
          <w:rFonts w:eastAsiaTheme="minorEastAsia" w:hint="eastAsia"/>
        </w:rPr>
        <w:t>These results suggest that some strains</w:t>
      </w:r>
      <w:r w:rsidRPr="003D60E6">
        <w:t xml:space="preserve"> adapt to</w:t>
      </w:r>
      <w:commentRangeStart w:id="66"/>
      <w:r w:rsidRPr="003D60E6">
        <w:t xml:space="preserve"> social isolation</w:t>
      </w:r>
      <w:commentRangeEnd w:id="66"/>
      <w:r w:rsidRPr="003D60E6">
        <w:rPr>
          <w:rStyle w:val="CommentReference"/>
          <w:sz w:val="24"/>
          <w:szCs w:val="24"/>
        </w:rPr>
        <w:commentReference w:id="66"/>
      </w:r>
      <w:r w:rsidRPr="003D60E6">
        <w:t xml:space="preserve"> as</w:t>
      </w:r>
      <w:r w:rsidR="00834CF2" w:rsidRPr="003D60E6">
        <w:t xml:space="preserve"> the</w:t>
      </w:r>
      <w:r w:rsidRPr="003D60E6">
        <w:t xml:space="preserve"> </w:t>
      </w:r>
      <w:r w:rsidR="00C474AC">
        <w:rPr>
          <w:rFonts w:eastAsiaTheme="minorEastAsia" w:hint="eastAsia"/>
        </w:rPr>
        <w:t xml:space="preserve">duration of </w:t>
      </w:r>
      <w:r w:rsidRPr="003D60E6">
        <w:t xml:space="preserve">isolation </w:t>
      </w:r>
      <w:r w:rsidR="00C474AC">
        <w:rPr>
          <w:rFonts w:eastAsiaTheme="minorEastAsia" w:hint="eastAsia"/>
        </w:rPr>
        <w:t>increases,</w:t>
      </w:r>
      <w:r w:rsidRPr="003D60E6">
        <w:t xml:space="preserve"> and the isolated flies get over it quickly.</w:t>
      </w:r>
    </w:p>
    <w:p w14:paraId="00000042" w14:textId="77777777" w:rsidR="001F7126" w:rsidRDefault="001F7126" w:rsidP="003D60E6">
      <w:pPr>
        <w:spacing w:line="360" w:lineRule="auto"/>
      </w:pPr>
    </w:p>
    <w:p w14:paraId="5426962C" w14:textId="3A703266" w:rsidR="00492F86" w:rsidRPr="003D60E6" w:rsidRDefault="00492F86" w:rsidP="00492F86">
      <w:pPr>
        <w:spacing w:line="360" w:lineRule="auto"/>
      </w:pPr>
      <w:r>
        <w:rPr>
          <w:rFonts w:ascii="Open Sans" w:hAnsi="Open Sans" w:cs="Open Sans"/>
          <w:color w:val="333333"/>
          <w:sz w:val="21"/>
          <w:szCs w:val="21"/>
          <w:shd w:val="clear" w:color="auto" w:fill="FFFFFF"/>
        </w:rPr>
        <w:t>[insert Figure 2.]</w:t>
      </w:r>
    </w:p>
    <w:p w14:paraId="5092EF40" w14:textId="77777777" w:rsidR="00492F86" w:rsidRPr="003D60E6" w:rsidRDefault="00492F86" w:rsidP="003D60E6">
      <w:pPr>
        <w:spacing w:line="360" w:lineRule="auto"/>
      </w:pPr>
    </w:p>
    <w:p w14:paraId="00000043" w14:textId="77777777" w:rsidR="001F7126" w:rsidRPr="003D60E6" w:rsidRDefault="006F590D" w:rsidP="003D60E6">
      <w:pPr>
        <w:spacing w:line="360" w:lineRule="auto"/>
      </w:pPr>
      <w:r w:rsidRPr="003D60E6">
        <w:rPr>
          <w:b/>
        </w:rPr>
        <w:t>Multi-Batch Analysis</w:t>
      </w:r>
    </w:p>
    <w:p w14:paraId="00000044" w14:textId="77777777" w:rsidR="001F7126" w:rsidRPr="003D60E6" w:rsidRDefault="006F590D" w:rsidP="003D60E6">
      <w:pPr>
        <w:spacing w:line="360" w:lineRule="auto"/>
      </w:pPr>
      <w:r w:rsidRPr="00793A22">
        <w:rPr>
          <w:highlight w:val="yellow"/>
        </w:rPr>
        <w:t>[intro paragraph]</w:t>
      </w:r>
    </w:p>
    <w:p w14:paraId="00000045" w14:textId="77777777" w:rsidR="001F7126" w:rsidRPr="003D60E6" w:rsidRDefault="001F7126" w:rsidP="003D60E6">
      <w:pPr>
        <w:spacing w:line="360" w:lineRule="auto"/>
      </w:pPr>
    </w:p>
    <w:p w14:paraId="52DF254C" w14:textId="4EB183B8" w:rsidR="00B73F3D" w:rsidRDefault="006F590D" w:rsidP="003D60E6">
      <w:pPr>
        <w:spacing w:line="360" w:lineRule="auto"/>
      </w:pPr>
      <w:r w:rsidRPr="003D60E6">
        <w:rPr>
          <w:i/>
        </w:rPr>
        <w:t xml:space="preserve">Percent Sleep Change (Figure </w:t>
      </w:r>
      <w:r w:rsidR="006772CB">
        <w:rPr>
          <w:i/>
        </w:rPr>
        <w:t>2</w:t>
      </w:r>
      <w:r w:rsidRPr="003D60E6">
        <w:rPr>
          <w:i/>
        </w:rPr>
        <w:t>)</w:t>
      </w:r>
    </w:p>
    <w:p w14:paraId="00000047" w14:textId="21359463" w:rsidR="001F7126" w:rsidRPr="00793A22" w:rsidRDefault="006F590D" w:rsidP="003D60E6">
      <w:pPr>
        <w:spacing w:line="360" w:lineRule="auto"/>
        <w:rPr>
          <w:lang w:val="en"/>
        </w:rPr>
      </w:pPr>
      <w:r w:rsidRPr="00D42CAB">
        <w:rPr>
          <w:highlight w:val="yellow"/>
        </w:rPr>
        <w:t xml:space="preserve">The range </w:t>
      </w:r>
      <w:r w:rsidR="00377B40" w:rsidRPr="00D42CAB">
        <w:rPr>
          <w:rFonts w:hint="eastAsia"/>
          <w:highlight w:val="yellow"/>
        </w:rPr>
        <w:t>of sleep</w:t>
      </w:r>
      <w:r w:rsidRPr="00D42CAB">
        <w:rPr>
          <w:highlight w:val="yellow"/>
        </w:rPr>
        <w:t xml:space="preserve"> </w:t>
      </w:r>
      <w:r w:rsidR="00D67DD8" w:rsidRPr="00D42CAB">
        <w:rPr>
          <w:highlight w:val="yellow"/>
        </w:rPr>
        <w:t xml:space="preserve">change after 5 days of social isolation </w:t>
      </w:r>
      <w:r w:rsidR="00377B40" w:rsidRPr="00D42CAB">
        <w:rPr>
          <w:rFonts w:hint="eastAsia"/>
          <w:highlight w:val="yellow"/>
        </w:rPr>
        <w:t>varied from</w:t>
      </w:r>
      <w:r w:rsidRPr="00D42CAB">
        <w:rPr>
          <w:highlight w:val="yellow"/>
        </w:rPr>
        <w:t xml:space="preserve"> </w:t>
      </w:r>
      <w:r w:rsidR="00D67DD8" w:rsidRPr="00D42CAB">
        <w:rPr>
          <w:highlight w:val="yellow"/>
        </w:rPr>
        <w:t>-</w:t>
      </w:r>
      <w:r w:rsidR="00BE7EC0" w:rsidRPr="00D42CAB">
        <w:rPr>
          <w:highlight w:val="yellow"/>
        </w:rPr>
        <w:t>23.7</w:t>
      </w:r>
      <w:r w:rsidRPr="00D42CAB">
        <w:rPr>
          <w:highlight w:val="yellow"/>
        </w:rPr>
        <w:t xml:space="preserve">% </w:t>
      </w:r>
      <w:r w:rsidR="00377B40" w:rsidRPr="00D42CAB">
        <w:rPr>
          <w:rFonts w:hint="eastAsia"/>
          <w:highlight w:val="yellow"/>
        </w:rPr>
        <w:t>in</w:t>
      </w:r>
      <w:r w:rsidRPr="00D42CAB">
        <w:rPr>
          <w:highlight w:val="yellow"/>
        </w:rPr>
        <w:t xml:space="preserve"> </w:t>
      </w:r>
      <w:r w:rsidR="00377B40" w:rsidRPr="00D42CAB">
        <w:rPr>
          <w:rFonts w:hint="eastAsia"/>
          <w:highlight w:val="yellow"/>
        </w:rPr>
        <w:t>SIP-</w:t>
      </w:r>
      <w:r w:rsidRPr="00D42CAB">
        <w:rPr>
          <w:highlight w:val="yellow"/>
        </w:rPr>
        <w:t>S</w:t>
      </w:r>
      <w:r w:rsidR="00BE7EC0" w:rsidRPr="00D42CAB">
        <w:rPr>
          <w:highlight w:val="yellow"/>
        </w:rPr>
        <w:t>1</w:t>
      </w:r>
      <w:r w:rsidRPr="00D42CAB">
        <w:rPr>
          <w:highlight w:val="yellow"/>
        </w:rPr>
        <w:t xml:space="preserve">-1 </w:t>
      </w:r>
      <w:r w:rsidR="00327109" w:rsidRPr="00D42CAB">
        <w:rPr>
          <w:highlight w:val="yellow"/>
        </w:rPr>
        <w:t xml:space="preserve">during the day phase </w:t>
      </w:r>
      <w:r w:rsidRPr="00D42CAB">
        <w:rPr>
          <w:highlight w:val="yellow"/>
        </w:rPr>
        <w:t xml:space="preserve">to </w:t>
      </w:r>
      <w:r w:rsidR="00BE7EC0" w:rsidRPr="00D42CAB">
        <w:rPr>
          <w:highlight w:val="yellow"/>
        </w:rPr>
        <w:t>-4.8</w:t>
      </w:r>
      <w:r w:rsidRPr="00D42CAB">
        <w:rPr>
          <w:highlight w:val="yellow"/>
        </w:rPr>
        <w:t xml:space="preserve">% </w:t>
      </w:r>
      <w:r w:rsidR="00377B40" w:rsidRPr="00D42CAB">
        <w:rPr>
          <w:rFonts w:hint="eastAsia"/>
          <w:highlight w:val="yellow"/>
        </w:rPr>
        <w:t>in</w:t>
      </w:r>
      <w:r w:rsidRPr="00D42CAB">
        <w:rPr>
          <w:highlight w:val="yellow"/>
        </w:rPr>
        <w:t xml:space="preserve"> </w:t>
      </w:r>
      <w:r w:rsidR="00377B40" w:rsidRPr="00D42CAB">
        <w:rPr>
          <w:rFonts w:hint="eastAsia"/>
          <w:highlight w:val="yellow"/>
        </w:rPr>
        <w:t>SIP-</w:t>
      </w:r>
      <w:r w:rsidR="00BE7EC0" w:rsidRPr="00D42CAB">
        <w:rPr>
          <w:highlight w:val="yellow"/>
        </w:rPr>
        <w:t>L1</w:t>
      </w:r>
      <w:r w:rsidRPr="00D42CAB">
        <w:rPr>
          <w:highlight w:val="yellow"/>
        </w:rPr>
        <w:t>-8</w:t>
      </w:r>
      <w:r w:rsidR="009A534F" w:rsidRPr="00D42CAB">
        <w:rPr>
          <w:highlight w:val="yellow"/>
        </w:rPr>
        <w:t xml:space="preserve"> </w:t>
      </w:r>
      <w:r w:rsidRPr="00D42CAB">
        <w:rPr>
          <w:highlight w:val="yellow"/>
        </w:rPr>
        <w:t>during the night</w:t>
      </w:r>
      <w:r w:rsidR="00377B40" w:rsidRPr="00D42CAB">
        <w:rPr>
          <w:rFonts w:hint="eastAsia"/>
          <w:highlight w:val="yellow"/>
        </w:rPr>
        <w:t xml:space="preserve"> phase</w:t>
      </w:r>
      <w:r w:rsidRPr="00D42CAB">
        <w:rPr>
          <w:highlight w:val="yellow"/>
        </w:rPr>
        <w:t xml:space="preserve">. The range </w:t>
      </w:r>
      <w:r w:rsidR="00377B40" w:rsidRPr="00D42CAB">
        <w:rPr>
          <w:rFonts w:hint="eastAsia"/>
          <w:highlight w:val="yellow"/>
        </w:rPr>
        <w:t>of sleep</w:t>
      </w:r>
      <w:r w:rsidR="00D67DD8" w:rsidRPr="00D42CAB">
        <w:rPr>
          <w:highlight w:val="yellow"/>
        </w:rPr>
        <w:t xml:space="preserve"> </w:t>
      </w:r>
      <w:r w:rsidRPr="00D42CAB">
        <w:rPr>
          <w:highlight w:val="yellow"/>
        </w:rPr>
        <w:t>change</w:t>
      </w:r>
      <w:r w:rsidR="00D67DD8" w:rsidRPr="00D42CAB">
        <w:rPr>
          <w:highlight w:val="yellow"/>
        </w:rPr>
        <w:t xml:space="preserve"> after</w:t>
      </w:r>
      <w:r w:rsidRPr="00D42CAB">
        <w:rPr>
          <w:highlight w:val="yellow"/>
        </w:rPr>
        <w:t xml:space="preserve"> 2</w:t>
      </w:r>
      <w:r w:rsidR="00D67DD8" w:rsidRPr="00D42CAB">
        <w:rPr>
          <w:highlight w:val="yellow"/>
        </w:rPr>
        <w:t xml:space="preserve"> days of social isolation</w:t>
      </w:r>
      <w:r w:rsidRPr="00D42CAB">
        <w:rPr>
          <w:highlight w:val="yellow"/>
        </w:rPr>
        <w:t xml:space="preserve"> was </w:t>
      </w:r>
      <w:r w:rsidR="00377B40" w:rsidRPr="00D42CAB">
        <w:rPr>
          <w:rFonts w:hint="eastAsia"/>
          <w:highlight w:val="yellow"/>
        </w:rPr>
        <w:t xml:space="preserve">from </w:t>
      </w:r>
      <w:r w:rsidRPr="00D42CAB">
        <w:rPr>
          <w:highlight w:val="yellow"/>
        </w:rPr>
        <w:t>-</w:t>
      </w:r>
      <w:r w:rsidR="00327109" w:rsidRPr="00D42CAB">
        <w:rPr>
          <w:highlight w:val="yellow"/>
        </w:rPr>
        <w:t>15.0</w:t>
      </w:r>
      <w:r w:rsidRPr="00D42CAB">
        <w:rPr>
          <w:highlight w:val="yellow"/>
        </w:rPr>
        <w:t xml:space="preserve">% </w:t>
      </w:r>
      <w:r w:rsidR="00377B40" w:rsidRPr="00D42CAB">
        <w:rPr>
          <w:rFonts w:hint="eastAsia"/>
          <w:highlight w:val="yellow"/>
        </w:rPr>
        <w:t>in</w:t>
      </w:r>
      <w:r w:rsidRPr="00D42CAB">
        <w:rPr>
          <w:highlight w:val="yellow"/>
        </w:rPr>
        <w:t xml:space="preserve"> </w:t>
      </w:r>
      <w:r w:rsidR="00377B40" w:rsidRPr="00D42CAB">
        <w:rPr>
          <w:rFonts w:hint="eastAsia"/>
          <w:highlight w:val="yellow"/>
        </w:rPr>
        <w:t>SIP-</w:t>
      </w:r>
      <w:r w:rsidRPr="00D42CAB">
        <w:rPr>
          <w:highlight w:val="yellow"/>
        </w:rPr>
        <w:t>S2-</w:t>
      </w:r>
      <w:r w:rsidR="00327109" w:rsidRPr="00D42CAB">
        <w:rPr>
          <w:highlight w:val="yellow"/>
        </w:rPr>
        <w:t>9 during the daytime</w:t>
      </w:r>
      <w:r w:rsidRPr="00D42CAB">
        <w:rPr>
          <w:highlight w:val="yellow"/>
        </w:rPr>
        <w:t xml:space="preserve"> to </w:t>
      </w:r>
      <w:r w:rsidR="00327109" w:rsidRPr="00D42CAB">
        <w:rPr>
          <w:highlight w:val="yellow"/>
        </w:rPr>
        <w:t>-2.9</w:t>
      </w:r>
      <w:r w:rsidRPr="00D42CAB">
        <w:rPr>
          <w:highlight w:val="yellow"/>
        </w:rPr>
        <w:t xml:space="preserve">% </w:t>
      </w:r>
      <w:r w:rsidR="00377B40" w:rsidRPr="00D42CAB">
        <w:rPr>
          <w:rFonts w:hint="eastAsia"/>
          <w:highlight w:val="yellow"/>
        </w:rPr>
        <w:t>in</w:t>
      </w:r>
      <w:r w:rsidRPr="00D42CAB">
        <w:rPr>
          <w:highlight w:val="yellow"/>
        </w:rPr>
        <w:t xml:space="preserve"> </w:t>
      </w:r>
      <w:r w:rsidR="00377B40" w:rsidRPr="00D42CAB">
        <w:rPr>
          <w:rFonts w:hint="eastAsia"/>
          <w:highlight w:val="yellow"/>
        </w:rPr>
        <w:t>SIP-</w:t>
      </w:r>
      <w:r w:rsidR="00327109" w:rsidRPr="00D42CAB">
        <w:rPr>
          <w:highlight w:val="yellow"/>
        </w:rPr>
        <w:t>L1</w:t>
      </w:r>
      <w:r w:rsidRPr="00D42CAB">
        <w:rPr>
          <w:highlight w:val="yellow"/>
        </w:rPr>
        <w:t>-</w:t>
      </w:r>
      <w:r w:rsidR="00327109" w:rsidRPr="00D42CAB">
        <w:rPr>
          <w:highlight w:val="yellow"/>
        </w:rPr>
        <w:t>6</w:t>
      </w:r>
      <w:r w:rsidR="00D67DD8" w:rsidRPr="00D42CAB">
        <w:rPr>
          <w:highlight w:val="yellow"/>
        </w:rPr>
        <w:t xml:space="preserve"> </w:t>
      </w:r>
      <w:r w:rsidRPr="00D42CAB">
        <w:rPr>
          <w:highlight w:val="yellow"/>
        </w:rPr>
        <w:t xml:space="preserve">during the night. </w:t>
      </w:r>
      <w:r w:rsidR="00327109" w:rsidRPr="00D42CAB">
        <w:rPr>
          <w:highlight w:val="yellow"/>
        </w:rPr>
        <w:t xml:space="preserve">As would be expected from fitting a linear model, SIP-S1 and SIP-S2 </w:t>
      </w:r>
      <w:r w:rsidR="000408A7" w:rsidRPr="00D42CAB">
        <w:rPr>
          <w:highlight w:val="yellow"/>
        </w:rPr>
        <w:t>populate the most-affected side of the figure while SIP-L1 and SIP-L2 are relatively less affected. This occurs due to the linearization of the effect of Isolation predicted as sleeping a set number of minutes less than Group treatment, specific to each phase and set of parameter effects. That set amount of sleep loss is then divided by the predicted length of total sleep when grouped.</w:t>
      </w:r>
    </w:p>
    <w:p w14:paraId="00000048" w14:textId="77777777" w:rsidR="001F7126" w:rsidRPr="003D60E6" w:rsidRDefault="001F7126" w:rsidP="003D60E6">
      <w:pPr>
        <w:spacing w:line="360" w:lineRule="auto"/>
      </w:pPr>
    </w:p>
    <w:p w14:paraId="00000049" w14:textId="77777777" w:rsidR="001F7126" w:rsidRPr="003D60E6" w:rsidRDefault="006F590D" w:rsidP="003D60E6">
      <w:pPr>
        <w:spacing w:line="360" w:lineRule="auto"/>
      </w:pPr>
      <w:r w:rsidRPr="003D60E6">
        <w:rPr>
          <w:i/>
        </w:rPr>
        <w:t>Sleep profiles</w:t>
      </w:r>
    </w:p>
    <w:p w14:paraId="0000004A" w14:textId="09C29D9B" w:rsidR="001F7126" w:rsidRPr="003D60E6" w:rsidRDefault="00085AB7" w:rsidP="003D60E6">
      <w:pPr>
        <w:spacing w:line="360" w:lineRule="auto"/>
      </w:pPr>
      <w:commentRangeStart w:id="67"/>
      <w:r w:rsidRPr="003D60E6">
        <w:t xml:space="preserve">Sleep phenotypes </w:t>
      </w:r>
      <w:r w:rsidR="00E13409">
        <w:rPr>
          <w:rFonts w:hint="eastAsia"/>
        </w:rPr>
        <w:t>in</w:t>
      </w:r>
      <w:r w:rsidRPr="003D60E6">
        <w:t xml:space="preserve"> </w:t>
      </w:r>
      <w:r w:rsidR="00724A00" w:rsidRPr="003D60E6">
        <w:t>t</w:t>
      </w:r>
      <w:r w:rsidRPr="003D60E6">
        <w:t>hirty of the thirty-eight SIP</w:t>
      </w:r>
      <w:r w:rsidR="00E13409">
        <w:rPr>
          <w:rFonts w:hint="eastAsia"/>
        </w:rPr>
        <w:t xml:space="preserve"> </w:t>
      </w:r>
      <w:r w:rsidRPr="003D60E6">
        <w:t>line</w:t>
      </w:r>
      <w:r w:rsidR="00793A22">
        <w:t>s</w:t>
      </w:r>
      <w:r w:rsidRPr="003D60E6">
        <w:t xml:space="preserve"> </w:t>
      </w:r>
      <w:r w:rsidR="004A53B9" w:rsidRPr="003D60E6">
        <w:t>were</w:t>
      </w:r>
      <w:r w:rsidRPr="003D60E6">
        <w:t xml:space="preserve"> affected by </w:t>
      </w:r>
      <w:r w:rsidR="00E13409">
        <w:rPr>
          <w:rFonts w:hint="eastAsia"/>
        </w:rPr>
        <w:t xml:space="preserve">either acute or chronic </w:t>
      </w:r>
      <w:r w:rsidRPr="003D60E6">
        <w:t>social isolation</w:t>
      </w:r>
      <w:r w:rsidR="00793A22">
        <w:t xml:space="preserve">. </w:t>
      </w:r>
      <w:commentRangeStart w:id="68"/>
      <w:commentRangeStart w:id="69"/>
      <w:r w:rsidR="00E13409">
        <w:rPr>
          <w:rFonts w:hint="eastAsia"/>
        </w:rPr>
        <w:t>An additional line,</w:t>
      </w:r>
      <w:r w:rsidRPr="003D60E6">
        <w:t xml:space="preserve"> </w:t>
      </w:r>
      <w:r w:rsidR="004A53B9" w:rsidRPr="003D60E6">
        <w:t>SIP-</w:t>
      </w:r>
      <w:r w:rsidRPr="003D60E6">
        <w:t>L2-2</w:t>
      </w:r>
      <w:r w:rsidR="00793A22">
        <w:t xml:space="preserve">, </w:t>
      </w:r>
      <w:r w:rsidRPr="003D60E6">
        <w:t>ex</w:t>
      </w:r>
      <w:r w:rsidR="00E13409">
        <w:rPr>
          <w:rFonts w:hint="eastAsia"/>
        </w:rPr>
        <w:t>hibited</w:t>
      </w:r>
      <w:r w:rsidRPr="003D60E6">
        <w:t xml:space="preserve"> potential daytime sleep fragmentation</w:t>
      </w:r>
      <w:r w:rsidR="00174594" w:rsidRPr="003D60E6">
        <w:t xml:space="preserve"> after acute social isolation</w:t>
      </w:r>
      <w:r w:rsidR="00E13409">
        <w:rPr>
          <w:rFonts w:hint="eastAsia"/>
        </w:rPr>
        <w:t>, indicated by</w:t>
      </w:r>
      <w:r w:rsidRPr="003D60E6">
        <w:t xml:space="preserve"> </w:t>
      </w:r>
      <w:r w:rsidR="00E13409">
        <w:rPr>
          <w:rFonts w:hint="eastAsia"/>
        </w:rPr>
        <w:t>an increased number of sleep bouts (</w:t>
      </w:r>
      <w:r w:rsidRPr="003D60E6">
        <w:t>p</w:t>
      </w:r>
      <w:r w:rsidR="00E13409" w:rsidRPr="003D60E6">
        <w:rPr>
          <w:rStyle w:val="normaltextrun"/>
        </w:rPr>
        <w:t xml:space="preserve"> =</w:t>
      </w:r>
      <w:r w:rsidR="00793A22">
        <w:t xml:space="preserve"> </w:t>
      </w:r>
      <w:r w:rsidRPr="003D60E6">
        <w:t>0.0509</w:t>
      </w:r>
      <w:r w:rsidR="00793A22">
        <w:t xml:space="preserve">) </w:t>
      </w:r>
      <w:r w:rsidR="00724A00" w:rsidRPr="003D60E6">
        <w:t xml:space="preserve">and </w:t>
      </w:r>
      <w:r w:rsidR="00E13409">
        <w:rPr>
          <w:rFonts w:hint="eastAsia"/>
        </w:rPr>
        <w:t xml:space="preserve">a </w:t>
      </w:r>
      <w:r w:rsidR="00E13409" w:rsidRPr="003D60E6">
        <w:t>decreased length of sleep bout</w:t>
      </w:r>
      <w:r w:rsidRPr="003D60E6">
        <w:t xml:space="preserve">. </w:t>
      </w:r>
      <w:commentRangeEnd w:id="68"/>
      <w:r w:rsidRPr="003D60E6">
        <w:rPr>
          <w:rStyle w:val="CommentReference"/>
          <w:rFonts w:ascii="Arial" w:hAnsi="Arial" w:cs="Arial"/>
          <w:sz w:val="24"/>
          <w:szCs w:val="24"/>
          <w:lang w:val="en"/>
        </w:rPr>
        <w:commentReference w:id="68"/>
      </w:r>
      <w:commentRangeEnd w:id="69"/>
      <w:r w:rsidR="00174594" w:rsidRPr="003D60E6">
        <w:rPr>
          <w:rStyle w:val="CommentReference"/>
          <w:rFonts w:ascii="Arial" w:hAnsi="Arial" w:cs="Arial"/>
          <w:sz w:val="24"/>
          <w:szCs w:val="24"/>
          <w:lang w:val="en"/>
        </w:rPr>
        <w:commentReference w:id="69"/>
      </w:r>
      <w:r w:rsidR="00E13409">
        <w:rPr>
          <w:rFonts w:hint="eastAsia"/>
        </w:rPr>
        <w:t>SIP-</w:t>
      </w:r>
      <w:r w:rsidRPr="003D60E6">
        <w:t xml:space="preserve">L1 strains </w:t>
      </w:r>
      <w:r w:rsidR="004A53B9" w:rsidRPr="003D60E6">
        <w:t xml:space="preserve">were </w:t>
      </w:r>
      <w:r w:rsidRPr="003D60E6">
        <w:t xml:space="preserve">primarily characterized by significant </w:t>
      </w:r>
      <w:r w:rsidR="004A53B9" w:rsidRPr="003D60E6">
        <w:lastRenderedPageBreak/>
        <w:t xml:space="preserve">chronic social isolation-induced </w:t>
      </w:r>
      <w:r w:rsidRPr="003D60E6">
        <w:t xml:space="preserve">daytime </w:t>
      </w:r>
      <w:commentRangeStart w:id="70"/>
      <w:r w:rsidRPr="003D60E6">
        <w:t>sleep loss</w:t>
      </w:r>
      <w:commentRangeEnd w:id="70"/>
      <w:r w:rsidR="00D67DD8" w:rsidRPr="003D60E6">
        <w:rPr>
          <w:rStyle w:val="CommentReference"/>
          <w:rFonts w:ascii="Arial" w:hAnsi="Arial" w:cs="Arial"/>
          <w:sz w:val="24"/>
          <w:szCs w:val="24"/>
          <w:lang w:val="en"/>
        </w:rPr>
        <w:commentReference w:id="70"/>
      </w:r>
      <w:r w:rsidR="00436CD7" w:rsidRPr="003D60E6">
        <w:t xml:space="preserve"> and daytime sleep consolidation</w:t>
      </w:r>
      <w:r w:rsidRPr="003D60E6">
        <w:t xml:space="preserve"> (Figure S1).</w:t>
      </w:r>
      <w:r w:rsidR="00E13409">
        <w:rPr>
          <w:rFonts w:hint="eastAsia"/>
        </w:rPr>
        <w:t xml:space="preserve"> In contrast,</w:t>
      </w:r>
      <w:r w:rsidRPr="003D60E6">
        <w:t xml:space="preserve"> </w:t>
      </w:r>
      <w:r w:rsidR="00E13409">
        <w:rPr>
          <w:rFonts w:hint="eastAsia"/>
        </w:rPr>
        <w:t>SIP-</w:t>
      </w:r>
      <w:r w:rsidRPr="003D60E6">
        <w:t xml:space="preserve">L2 strains </w:t>
      </w:r>
      <w:r w:rsidR="00E13409">
        <w:rPr>
          <w:rFonts w:hint="eastAsia"/>
        </w:rPr>
        <w:t>exhibited</w:t>
      </w:r>
      <w:r w:rsidR="00E13409" w:rsidRPr="003D60E6">
        <w:t xml:space="preserve"> </w:t>
      </w:r>
      <w:commentRangeStart w:id="71"/>
      <w:commentRangeStart w:id="72"/>
      <w:r w:rsidRPr="003D60E6">
        <w:t>sleep fragmentation</w:t>
      </w:r>
      <w:r w:rsidR="00724A00" w:rsidRPr="003D60E6">
        <w:t xml:space="preserve"> (increased bout number in conjunction with decreased bout length)</w:t>
      </w:r>
      <w:r w:rsidRPr="003D60E6">
        <w:t xml:space="preserve"> </w:t>
      </w:r>
      <w:commentRangeEnd w:id="71"/>
      <w:r w:rsidR="004A53B9" w:rsidRPr="003D60E6">
        <w:rPr>
          <w:rStyle w:val="CommentReference"/>
          <w:rFonts w:ascii="Arial" w:hAnsi="Arial" w:cs="Arial"/>
          <w:sz w:val="24"/>
          <w:szCs w:val="24"/>
          <w:lang w:val="en"/>
        </w:rPr>
        <w:commentReference w:id="71"/>
      </w:r>
      <w:commentRangeEnd w:id="72"/>
      <w:r w:rsidR="00724A00" w:rsidRPr="003D60E6">
        <w:rPr>
          <w:rStyle w:val="CommentReference"/>
          <w:rFonts w:ascii="Arial" w:hAnsi="Arial" w:cs="Arial"/>
          <w:sz w:val="24"/>
          <w:szCs w:val="24"/>
          <w:lang w:val="en"/>
        </w:rPr>
        <w:commentReference w:id="72"/>
      </w:r>
      <w:r w:rsidRPr="003D60E6">
        <w:t>under acute and/or chronic isolation (Figure S2)</w:t>
      </w:r>
      <w:commentRangeStart w:id="73"/>
      <w:r w:rsidRPr="003D60E6">
        <w:t>.</w:t>
      </w:r>
      <w:commentRangeEnd w:id="73"/>
      <w:r w:rsidR="00D40135" w:rsidRPr="003D60E6">
        <w:rPr>
          <w:rStyle w:val="CommentReference"/>
          <w:rFonts w:ascii="Arial" w:hAnsi="Arial" w:cs="Arial"/>
          <w:sz w:val="24"/>
          <w:szCs w:val="24"/>
          <w:lang w:val="en"/>
        </w:rPr>
        <w:commentReference w:id="73"/>
      </w:r>
      <w:r w:rsidRPr="003D60E6">
        <w:t xml:space="preserve"> </w:t>
      </w:r>
      <w:r w:rsidR="00D67DD8" w:rsidRPr="003D60E6">
        <w:t>A few strains—SIP-L1-5, SIP-S1-1, SIP-S1-2, and SIP-S2-2—</w:t>
      </w:r>
      <w:r w:rsidRPr="003D60E6">
        <w:t>had an increase in sleep after acute isolation</w:t>
      </w:r>
      <w:r w:rsidR="00E13409">
        <w:rPr>
          <w:rFonts w:hint="eastAsia"/>
        </w:rPr>
        <w:t>. O</w:t>
      </w:r>
      <w:r w:rsidRPr="003D60E6">
        <w:t>ne</w:t>
      </w:r>
      <w:r w:rsidR="00E13409">
        <w:rPr>
          <w:rFonts w:hint="eastAsia"/>
        </w:rPr>
        <w:t xml:space="preserve"> strain</w:t>
      </w:r>
      <w:r w:rsidRPr="003D60E6">
        <w:t xml:space="preserve">, </w:t>
      </w:r>
      <w:r w:rsidR="00436CD7" w:rsidRPr="003D60E6">
        <w:t>SIP-</w:t>
      </w:r>
      <w:r w:rsidRPr="003D60E6">
        <w:t xml:space="preserve">L1-8, </w:t>
      </w:r>
      <w:r w:rsidR="00551197">
        <w:rPr>
          <w:rFonts w:hint="eastAsia"/>
        </w:rPr>
        <w:t xml:space="preserve">showed </w:t>
      </w:r>
      <w:r w:rsidRPr="003D60E6">
        <w:t>increase</w:t>
      </w:r>
      <w:r w:rsidR="00E13409">
        <w:rPr>
          <w:rFonts w:hint="eastAsia"/>
        </w:rPr>
        <w:t>d</w:t>
      </w:r>
      <w:r w:rsidRPr="003D60E6">
        <w:t xml:space="preserve"> </w:t>
      </w:r>
      <w:r w:rsidR="00551197">
        <w:rPr>
          <w:rFonts w:hint="eastAsia"/>
        </w:rPr>
        <w:t xml:space="preserve">nighttime </w:t>
      </w:r>
      <w:r w:rsidR="00E13409">
        <w:rPr>
          <w:rFonts w:hint="eastAsia"/>
        </w:rPr>
        <w:t xml:space="preserve">sleep </w:t>
      </w:r>
      <w:r w:rsidRPr="003D60E6">
        <w:t>but decrease</w:t>
      </w:r>
      <w:r w:rsidR="006772CB">
        <w:t>d</w:t>
      </w:r>
      <w:r w:rsidRPr="003D60E6">
        <w:t xml:space="preserve"> </w:t>
      </w:r>
      <w:r w:rsidR="00551197">
        <w:rPr>
          <w:rFonts w:hint="eastAsia"/>
        </w:rPr>
        <w:t xml:space="preserve">daytime </w:t>
      </w:r>
      <w:r w:rsidR="00E13409">
        <w:rPr>
          <w:rFonts w:hint="eastAsia"/>
        </w:rPr>
        <w:t xml:space="preserve">sleep </w:t>
      </w:r>
      <w:r w:rsidR="00E13409" w:rsidRPr="003D60E6">
        <w:t>after chronic isolation</w:t>
      </w:r>
      <w:r w:rsidRPr="003D60E6">
        <w:t xml:space="preserve">. </w:t>
      </w:r>
      <w:r w:rsidR="00551197">
        <w:rPr>
          <w:rFonts w:hint="eastAsia"/>
        </w:rPr>
        <w:t>While t</w:t>
      </w:r>
      <w:r w:rsidR="00E13409">
        <w:rPr>
          <w:rFonts w:hint="eastAsia"/>
        </w:rPr>
        <w:t>he</w:t>
      </w:r>
      <w:commentRangeStart w:id="74"/>
      <w:r w:rsidR="00436CD7" w:rsidRPr="003D60E6">
        <w:t xml:space="preserve"> first four strains </w:t>
      </w:r>
      <w:r w:rsidR="00551197">
        <w:rPr>
          <w:rFonts w:hint="eastAsia"/>
        </w:rPr>
        <w:t>displayed</w:t>
      </w:r>
      <w:r w:rsidRPr="003D60E6">
        <w:t xml:space="preserve"> no </w:t>
      </w:r>
      <w:r w:rsidR="00551197">
        <w:rPr>
          <w:rFonts w:hint="eastAsia"/>
        </w:rPr>
        <w:t>additional</w:t>
      </w:r>
      <w:r w:rsidRPr="003D60E6">
        <w:t xml:space="preserve"> traits, </w:t>
      </w:r>
      <w:r w:rsidR="00E13409">
        <w:rPr>
          <w:rFonts w:hint="eastAsia"/>
        </w:rPr>
        <w:t>SIP-</w:t>
      </w:r>
      <w:r w:rsidR="00436CD7" w:rsidRPr="003D60E6">
        <w:t>L1-8</w:t>
      </w:r>
      <w:r w:rsidRPr="003D60E6">
        <w:t xml:space="preserve"> gained sleep during the night and lost sleep during the day</w:t>
      </w:r>
      <w:r w:rsidR="00551197">
        <w:rPr>
          <w:rFonts w:hint="eastAsia"/>
        </w:rPr>
        <w:t xml:space="preserve">, </w:t>
      </w:r>
      <w:r w:rsidR="00E13409">
        <w:rPr>
          <w:rFonts w:hint="eastAsia"/>
        </w:rPr>
        <w:t>result</w:t>
      </w:r>
      <w:r w:rsidR="00551197">
        <w:rPr>
          <w:rFonts w:hint="eastAsia"/>
        </w:rPr>
        <w:t>ing</w:t>
      </w:r>
      <w:r w:rsidR="00E13409">
        <w:rPr>
          <w:rFonts w:hint="eastAsia"/>
        </w:rPr>
        <w:t xml:space="preserve"> </w:t>
      </w:r>
      <w:r w:rsidR="006772CB">
        <w:t>in</w:t>
      </w:r>
      <w:r w:rsidRPr="003D60E6">
        <w:t xml:space="preserve"> no significant difference </w:t>
      </w:r>
      <w:r w:rsidR="00551197">
        <w:rPr>
          <w:rFonts w:hint="eastAsia"/>
        </w:rPr>
        <w:t xml:space="preserve">in total sleep </w:t>
      </w:r>
      <w:r w:rsidR="00551197" w:rsidRPr="003D60E6">
        <w:t>across the whole day</w:t>
      </w:r>
      <w:r w:rsidR="00551197">
        <w:rPr>
          <w:rFonts w:hint="eastAsia"/>
        </w:rPr>
        <w:t xml:space="preserve"> </w:t>
      </w:r>
      <w:r w:rsidRPr="003D60E6">
        <w:t xml:space="preserve">between grouped and isolated flies. </w:t>
      </w:r>
      <w:commentRangeEnd w:id="74"/>
      <w:r w:rsidR="004A53B9" w:rsidRPr="003D60E6">
        <w:rPr>
          <w:rStyle w:val="CommentReference"/>
          <w:rFonts w:ascii="Arial" w:hAnsi="Arial" w:cs="Arial"/>
          <w:sz w:val="24"/>
          <w:szCs w:val="24"/>
          <w:lang w:val="en"/>
        </w:rPr>
        <w:commentReference w:id="74"/>
      </w:r>
      <w:r w:rsidR="00551197">
        <w:rPr>
          <w:rFonts w:hint="eastAsia"/>
        </w:rPr>
        <w:t>Notably</w:t>
      </w:r>
      <w:r w:rsidR="00E13409">
        <w:rPr>
          <w:rFonts w:hint="eastAsia"/>
        </w:rPr>
        <w:t xml:space="preserve">, </w:t>
      </w:r>
      <w:r w:rsidR="00551197">
        <w:rPr>
          <w:rFonts w:hint="eastAsia"/>
        </w:rPr>
        <w:t xml:space="preserve">in all cases where sleep </w:t>
      </w:r>
      <w:r w:rsidRPr="003D60E6">
        <w:t>significant</w:t>
      </w:r>
      <w:r w:rsidR="006772CB">
        <w:t>ly</w:t>
      </w:r>
      <w:r w:rsidRPr="003D60E6">
        <w:t xml:space="preserve"> increase</w:t>
      </w:r>
      <w:r w:rsidR="006772CB">
        <w:t xml:space="preserve">d </w:t>
      </w:r>
      <w:r w:rsidRPr="003D60E6">
        <w:t>under acute isolation</w:t>
      </w:r>
      <w:r w:rsidR="00551197">
        <w:rPr>
          <w:rFonts w:hint="eastAsia"/>
        </w:rPr>
        <w:t>, the effect</w:t>
      </w:r>
      <w:r w:rsidR="006772CB">
        <w:t xml:space="preserve"> </w:t>
      </w:r>
      <w:r w:rsidR="00E13409">
        <w:rPr>
          <w:rFonts w:hint="eastAsia"/>
        </w:rPr>
        <w:t>reversed</w:t>
      </w:r>
      <w:r w:rsidR="00E13409" w:rsidRPr="003D60E6">
        <w:t xml:space="preserve"> </w:t>
      </w:r>
      <w:r w:rsidR="00551197" w:rsidRPr="003D60E6">
        <w:t xml:space="preserve">under chronic </w:t>
      </w:r>
      <w:r w:rsidR="00551197">
        <w:rPr>
          <w:rFonts w:hint="eastAsia"/>
        </w:rPr>
        <w:t xml:space="preserve">isolation, leading </w:t>
      </w:r>
      <w:r w:rsidRPr="003D60E6">
        <w:t>to</w:t>
      </w:r>
      <w:r w:rsidR="006772CB">
        <w:t xml:space="preserve"> </w:t>
      </w:r>
      <w:r w:rsidRPr="003D60E6">
        <w:t>significant sleep loss</w:t>
      </w:r>
      <w:r w:rsidR="006772CB">
        <w:t xml:space="preserve">, </w:t>
      </w:r>
      <w:r w:rsidRPr="003D60E6">
        <w:t xml:space="preserve">except </w:t>
      </w:r>
      <w:r w:rsidR="00E13409">
        <w:rPr>
          <w:rFonts w:hint="eastAsia"/>
        </w:rPr>
        <w:t>for SIP-</w:t>
      </w:r>
      <w:r w:rsidRPr="003D60E6">
        <w:t xml:space="preserve">S1-2, which </w:t>
      </w:r>
      <w:r w:rsidR="00551197">
        <w:rPr>
          <w:rFonts w:hint="eastAsia"/>
        </w:rPr>
        <w:t>showed</w:t>
      </w:r>
      <w:r w:rsidR="00551197" w:rsidRPr="003D60E6">
        <w:t xml:space="preserve"> </w:t>
      </w:r>
      <w:r w:rsidR="00551197">
        <w:rPr>
          <w:rFonts w:hint="eastAsia"/>
        </w:rPr>
        <w:t>a trend toward daytime sleep loss (</w:t>
      </w:r>
      <w:proofErr w:type="gramStart"/>
      <w:r w:rsidRPr="003D60E6">
        <w:t>p</w:t>
      </w:r>
      <w:ins w:id="75" w:author="Xin Chen" w:date="2025-05-12T17:56:00Z" w16du:dateUtc="2025-05-12T21:56:00Z">
        <w:r w:rsidR="00551197">
          <w:rPr>
            <w:rFonts w:hint="eastAsia"/>
          </w:rPr>
          <w:t xml:space="preserve"> </w:t>
        </w:r>
        <w:r w:rsidR="00551197" w:rsidRPr="003D60E6">
          <w:rPr>
            <w:rStyle w:val="normaltextrun"/>
          </w:rPr>
          <w:t xml:space="preserve"> </w:t>
        </w:r>
      </w:ins>
      <w:r w:rsidR="006772CB">
        <w:rPr>
          <w:rStyle w:val="normaltextrun"/>
        </w:rPr>
        <w:t>=</w:t>
      </w:r>
      <w:proofErr w:type="gramEnd"/>
      <w:r w:rsidR="006772CB">
        <w:rPr>
          <w:rStyle w:val="normaltextrun"/>
        </w:rPr>
        <w:t xml:space="preserve"> </w:t>
      </w:r>
      <w:r w:rsidRPr="003D60E6">
        <w:t>0.0528</w:t>
      </w:r>
      <w:r w:rsidR="006772CB">
        <w:t>)</w:t>
      </w:r>
      <w:r w:rsidRPr="003D60E6">
        <w:t xml:space="preserve">. </w:t>
      </w:r>
      <w:r w:rsidR="00E13409">
        <w:rPr>
          <w:rFonts w:hint="eastAsia"/>
        </w:rPr>
        <w:t xml:space="preserve">Among </w:t>
      </w:r>
      <w:r w:rsidRPr="003D60E6">
        <w:t>the genotypes</w:t>
      </w:r>
      <w:r w:rsidR="00E13409">
        <w:rPr>
          <w:rFonts w:hint="eastAsia"/>
        </w:rPr>
        <w:t xml:space="preserve"> </w:t>
      </w:r>
      <w:r w:rsidR="00E13409" w:rsidRPr="003D60E6">
        <w:t xml:space="preserve">unaffected </w:t>
      </w:r>
      <w:r w:rsidR="00E13409">
        <w:rPr>
          <w:rFonts w:hint="eastAsia"/>
        </w:rPr>
        <w:t>by social isolation</w:t>
      </w:r>
      <w:r w:rsidRPr="003D60E6">
        <w:t>, four came from</w:t>
      </w:r>
      <w:r w:rsidR="00E13409">
        <w:rPr>
          <w:rFonts w:hint="eastAsia"/>
        </w:rPr>
        <w:t xml:space="preserve"> </w:t>
      </w:r>
      <w:r w:rsidR="00551197">
        <w:rPr>
          <w:rFonts w:hint="eastAsia"/>
        </w:rPr>
        <w:t xml:space="preserve">the </w:t>
      </w:r>
      <w:r w:rsidR="00E13409">
        <w:rPr>
          <w:rFonts w:hint="eastAsia"/>
        </w:rPr>
        <w:t>SIP-</w:t>
      </w:r>
      <w:del w:id="76" w:author="Xin Chen" w:date="2025-05-12T17:47:00Z" w16du:dateUtc="2025-05-12T21:47:00Z">
        <w:r w:rsidRPr="003D60E6" w:rsidDel="00E13409">
          <w:delText xml:space="preserve"> </w:delText>
        </w:r>
      </w:del>
      <w:r w:rsidRPr="003D60E6">
        <w:t>S2</w:t>
      </w:r>
      <w:r w:rsidR="00E13409">
        <w:rPr>
          <w:rFonts w:hint="eastAsia"/>
        </w:rPr>
        <w:t xml:space="preserve"> groups</w:t>
      </w:r>
      <w:r w:rsidRPr="003D60E6">
        <w:t xml:space="preserve">, three from </w:t>
      </w:r>
      <w:r w:rsidR="00E13409">
        <w:rPr>
          <w:rFonts w:hint="eastAsia"/>
        </w:rPr>
        <w:t>SIP-</w:t>
      </w:r>
      <w:r w:rsidRPr="003D60E6">
        <w:t xml:space="preserve">L2, and one from </w:t>
      </w:r>
      <w:r w:rsidR="00E13409">
        <w:rPr>
          <w:rFonts w:hint="eastAsia"/>
        </w:rPr>
        <w:t>SIP-</w:t>
      </w:r>
      <w:r w:rsidRPr="003D60E6">
        <w:t>S1.</w:t>
      </w:r>
      <w:commentRangeEnd w:id="67"/>
      <w:r w:rsidR="0088660A">
        <w:rPr>
          <w:rStyle w:val="CommentReference"/>
          <w:rFonts w:ascii="Arial" w:hAnsi="Arial" w:cs="Arial"/>
          <w:lang w:val="en"/>
        </w:rPr>
        <w:commentReference w:id="67"/>
      </w:r>
    </w:p>
    <w:p w14:paraId="5EE824D9" w14:textId="06029386" w:rsidR="00492F86" w:rsidRPr="003D60E6" w:rsidRDefault="00492F86" w:rsidP="00492F86">
      <w:pPr>
        <w:spacing w:line="360" w:lineRule="auto"/>
      </w:pPr>
      <w:r>
        <w:rPr>
          <w:rFonts w:ascii="Open Sans" w:hAnsi="Open Sans" w:cs="Open Sans"/>
          <w:color w:val="333333"/>
          <w:sz w:val="21"/>
          <w:szCs w:val="21"/>
          <w:shd w:val="clear" w:color="auto" w:fill="FFFFFF"/>
        </w:rPr>
        <w:t>[insert Figure 3.]</w:t>
      </w:r>
    </w:p>
    <w:p w14:paraId="63882B19" w14:textId="77777777" w:rsidR="004A53B9" w:rsidRPr="003D60E6" w:rsidRDefault="004A53B9" w:rsidP="003D60E6">
      <w:pPr>
        <w:spacing w:line="360" w:lineRule="auto"/>
        <w:rPr>
          <w:ins w:id="77" w:author="Li, Wanhe" w:date="2025-04-21T17:29:00Z" w16du:dateUtc="2025-04-21T22:29:00Z"/>
        </w:rPr>
      </w:pPr>
    </w:p>
    <w:p w14:paraId="0000004C" w14:textId="3AD7AF8E" w:rsidR="001F7126" w:rsidRPr="003D60E6" w:rsidRDefault="006F590D" w:rsidP="003D60E6">
      <w:pPr>
        <w:spacing w:line="360" w:lineRule="auto"/>
      </w:pPr>
      <w:r w:rsidRPr="003D60E6">
        <w:rPr>
          <w:i/>
        </w:rPr>
        <w:t xml:space="preserve">Correlations </w:t>
      </w:r>
      <w:r w:rsidR="004A53B9" w:rsidRPr="003D60E6">
        <w:rPr>
          <w:i/>
        </w:rPr>
        <w:t xml:space="preserve">between sleep parameters </w:t>
      </w:r>
      <w:r w:rsidRPr="003D60E6">
        <w:rPr>
          <w:i/>
        </w:rPr>
        <w:t>(</w:t>
      </w:r>
      <w:r w:rsidR="008F52BE">
        <w:rPr>
          <w:rFonts w:hint="eastAsia"/>
          <w:i/>
        </w:rPr>
        <w:t xml:space="preserve">Figure </w:t>
      </w:r>
      <w:r w:rsidR="006772CB">
        <w:rPr>
          <w:i/>
        </w:rPr>
        <w:t>3</w:t>
      </w:r>
      <w:r w:rsidRPr="003D60E6">
        <w:rPr>
          <w:i/>
        </w:rPr>
        <w:t>)</w:t>
      </w:r>
    </w:p>
    <w:p w14:paraId="0000004D" w14:textId="31939A39" w:rsidR="001F7126" w:rsidRPr="003D60E6" w:rsidRDefault="006F590D" w:rsidP="003D60E6">
      <w:pPr>
        <w:spacing w:line="360" w:lineRule="auto"/>
      </w:pPr>
      <w:r w:rsidRPr="003D60E6">
        <w:t xml:space="preserve">We </w:t>
      </w:r>
      <w:r w:rsidR="008F52BE" w:rsidRPr="003D60E6">
        <w:t>measured</w:t>
      </w:r>
      <w:r w:rsidR="008F52BE">
        <w:rPr>
          <w:rFonts w:hint="eastAsia"/>
        </w:rPr>
        <w:t xml:space="preserve"> </w:t>
      </w:r>
      <w:r w:rsidRPr="003D60E6">
        <w:t xml:space="preserve">seven sleep </w:t>
      </w:r>
      <w:r w:rsidR="008C22CE" w:rsidRPr="003D60E6">
        <w:t>parameters</w:t>
      </w:r>
      <w:r w:rsidRPr="003D60E6">
        <w:t xml:space="preserve"> for each </w:t>
      </w:r>
      <w:r w:rsidR="008C22CE" w:rsidRPr="003D60E6">
        <w:t xml:space="preserve">strain </w:t>
      </w:r>
      <w:r w:rsidRPr="003D60E6">
        <w:t xml:space="preserve">and </w:t>
      </w:r>
      <w:r w:rsidR="008F52BE">
        <w:rPr>
          <w:rFonts w:hint="eastAsia"/>
        </w:rPr>
        <w:t>examined</w:t>
      </w:r>
      <w:r w:rsidR="008F52BE" w:rsidRPr="003D60E6">
        <w:t xml:space="preserve"> </w:t>
      </w:r>
      <w:r w:rsidRPr="003D60E6">
        <w:t xml:space="preserve">how these </w:t>
      </w:r>
      <w:r w:rsidR="008C22CE" w:rsidRPr="003D60E6">
        <w:t xml:space="preserve">parameters </w:t>
      </w:r>
      <w:r w:rsidRPr="003D60E6">
        <w:t xml:space="preserve">correlate across all </w:t>
      </w:r>
      <w:r w:rsidR="008C22CE" w:rsidRPr="003D60E6">
        <w:t xml:space="preserve">strains </w:t>
      </w:r>
      <w:r w:rsidRPr="003D60E6">
        <w:t>(Figure 3). The</w:t>
      </w:r>
      <w:r w:rsidR="004D5A53">
        <w:rPr>
          <w:rFonts w:hint="eastAsia"/>
        </w:rPr>
        <w:t>se</w:t>
      </w:r>
      <w:r w:rsidRPr="003D60E6">
        <w:t xml:space="preserve"> </w:t>
      </w:r>
      <w:r w:rsidR="00D40135" w:rsidRPr="003D60E6">
        <w:t xml:space="preserve">parameters </w:t>
      </w:r>
      <w:r w:rsidRPr="003D60E6">
        <w:t>included</w:t>
      </w:r>
      <w:r w:rsidR="006772CB">
        <w:t xml:space="preserve">: </w:t>
      </w:r>
      <w:r w:rsidRPr="003D60E6">
        <w:t>total sleep time, day</w:t>
      </w:r>
      <w:r w:rsidR="008C22CE" w:rsidRPr="003D60E6">
        <w:t>time</w:t>
      </w:r>
      <w:r w:rsidRPr="003D60E6">
        <w:t xml:space="preserve"> sleep time, night</w:t>
      </w:r>
      <w:r w:rsidR="008C22CE" w:rsidRPr="003D60E6">
        <w:t>time</w:t>
      </w:r>
      <w:r w:rsidRPr="003D60E6">
        <w:t xml:space="preserve"> sleep time, number of sleep bouts during the day, number of sleep bouts during the night, sleep bout length during the day, and sleep bout length during the night. After </w:t>
      </w:r>
      <w:r w:rsidR="004445BB">
        <w:t xml:space="preserve">conducting </w:t>
      </w:r>
      <w:r w:rsidRPr="003D60E6">
        <w:t>test</w:t>
      </w:r>
      <w:r w:rsidR="006772CB">
        <w:t>s</w:t>
      </w:r>
      <w:r w:rsidRPr="003D60E6">
        <w:t xml:space="preserve"> </w:t>
      </w:r>
      <w:r w:rsidR="004445BB">
        <w:t>to understand the</w:t>
      </w:r>
      <w:r w:rsidRPr="003D60E6">
        <w:t xml:space="preserve"> significance and correcting the false-discovery rate, s</w:t>
      </w:r>
      <w:r w:rsidR="004D5A53">
        <w:rPr>
          <w:rFonts w:hint="eastAsia"/>
        </w:rPr>
        <w:t>everal</w:t>
      </w:r>
      <w:r w:rsidRPr="003D60E6">
        <w:t xml:space="preserve"> general trends emerged.</w:t>
      </w:r>
    </w:p>
    <w:p w14:paraId="0C36E21A" w14:textId="7727A195" w:rsidR="00B63465" w:rsidRPr="005E2988" w:rsidRDefault="00B63465" w:rsidP="003D60E6">
      <w:pPr>
        <w:spacing w:line="360" w:lineRule="auto"/>
        <w:rPr>
          <w:highlight w:val="yellow"/>
        </w:rPr>
      </w:pPr>
      <w:r w:rsidRPr="005E2988">
        <w:rPr>
          <w:highlight w:val="yellow"/>
        </w:rPr>
        <w:t xml:space="preserve">A few correlations between traits appear universal, maintaining similar R-values and p-values after both two and five days of isolation. Among these are the relationships between total sleep and daytime and nighttime sleep, daytime bout length and number of daytime bouts, and nighttime bout length and number of nighttime bouts. The sleep relationships were positive correlations whereas the bout relationships were negative. </w:t>
      </w:r>
    </w:p>
    <w:p w14:paraId="415DC734" w14:textId="11E5D123" w:rsidR="00B63465" w:rsidRDefault="00B63465" w:rsidP="003D60E6">
      <w:pPr>
        <w:spacing w:line="360" w:lineRule="auto"/>
      </w:pPr>
      <w:r w:rsidRPr="005E2988">
        <w:rPr>
          <w:highlight w:val="yellow"/>
        </w:rPr>
        <w:t>Other correlations appeared after five days of isolation, but not after two days of isolation. These included the relationships between daytime bout length and total, daytime, and nighttime sleep, all of which were negative relationships. Three other relationships were slightly correlated</w:t>
      </w:r>
      <w:r w:rsidR="005E2988" w:rsidRPr="005E2988">
        <w:rPr>
          <w:highlight w:val="yellow"/>
        </w:rPr>
        <w:t>, these being between daytime and nighttime sleep, daytime sleep and number of nighttime bouts, and the number of daytime bouts and nighttime bout length.</w:t>
      </w:r>
    </w:p>
    <w:p w14:paraId="13BB1FB6" w14:textId="4EEA85AC" w:rsidR="005E2988" w:rsidRPr="003D60E6" w:rsidRDefault="005E2988" w:rsidP="005E2988">
      <w:pPr>
        <w:spacing w:line="360" w:lineRule="auto"/>
      </w:pPr>
      <w:r>
        <w:rPr>
          <w:b/>
        </w:rPr>
        <w:lastRenderedPageBreak/>
        <w:t>DISCUSSION</w:t>
      </w:r>
    </w:p>
    <w:p w14:paraId="0CBC35EE" w14:textId="77777777" w:rsidR="005E2988" w:rsidRPr="003D60E6" w:rsidRDefault="005E2988" w:rsidP="005E2988">
      <w:pPr>
        <w:spacing w:line="360" w:lineRule="auto"/>
      </w:pPr>
      <w:r w:rsidRPr="00793A22">
        <w:rPr>
          <w:highlight w:val="yellow"/>
        </w:rPr>
        <w:t>[intro paragraph]</w:t>
      </w:r>
      <w:r w:rsidRPr="003D60E6">
        <w:t> </w:t>
      </w:r>
    </w:p>
    <w:p w14:paraId="31F553D1" w14:textId="77777777" w:rsidR="005E2988" w:rsidRPr="005E2988" w:rsidRDefault="005E2988" w:rsidP="003D60E6">
      <w:pPr>
        <w:spacing w:line="360" w:lineRule="auto"/>
      </w:pPr>
    </w:p>
    <w:p w14:paraId="60C9A744" w14:textId="0799424C" w:rsidR="004445BB" w:rsidRDefault="00B63465" w:rsidP="003D60E6">
      <w:pPr>
        <w:spacing w:line="360" w:lineRule="auto"/>
      </w:pPr>
      <w:r>
        <w:t xml:space="preserve"> </w:t>
      </w:r>
      <w:commentRangeStart w:id="78"/>
      <w:r w:rsidR="006F590D" w:rsidRPr="004445BB">
        <w:t xml:space="preserve">As </w:t>
      </w:r>
      <w:r w:rsidR="004445BB">
        <w:t xml:space="preserve">total </w:t>
      </w:r>
      <w:r w:rsidR="006F590D" w:rsidRPr="004445BB">
        <w:t xml:space="preserve">sleep </w:t>
      </w:r>
      <w:r w:rsidR="0016341B">
        <w:t xml:space="preserve">increases or </w:t>
      </w:r>
      <w:r w:rsidR="004445BB" w:rsidRPr="006772CB">
        <w:t>decreases</w:t>
      </w:r>
      <w:r w:rsidR="006F590D" w:rsidRPr="003D60E6">
        <w:t xml:space="preserve"> </w:t>
      </w:r>
      <w:r w:rsidR="004445BB">
        <w:t>over a</w:t>
      </w:r>
      <w:r w:rsidR="006F590D" w:rsidRPr="003D60E6">
        <w:t xml:space="preserve"> 24</w:t>
      </w:r>
      <w:r w:rsidR="004445BB">
        <w:t>-</w:t>
      </w:r>
      <w:r w:rsidR="006F590D" w:rsidRPr="003D60E6">
        <w:t>hour</w:t>
      </w:r>
      <w:r w:rsidR="004445BB">
        <w:t xml:space="preserve"> period</w:t>
      </w:r>
      <w:r w:rsidR="006F590D" w:rsidRPr="003D60E6">
        <w:t>, sleep tends to</w:t>
      </w:r>
      <w:r w:rsidR="0016341B">
        <w:t xml:space="preserve"> follow the same trend </w:t>
      </w:r>
      <w:r w:rsidR="006F590D" w:rsidRPr="003D60E6">
        <w:t xml:space="preserve">during the day and night after </w:t>
      </w:r>
      <w:r w:rsidR="004445BB">
        <w:t xml:space="preserve">both </w:t>
      </w:r>
      <w:r w:rsidR="006F590D" w:rsidRPr="003D60E6">
        <w:t xml:space="preserve">acute and chronic isolation. The small correlation between </w:t>
      </w:r>
      <w:r w:rsidR="006772CB">
        <w:t xml:space="preserve">daytime and nighttime </w:t>
      </w:r>
      <w:r w:rsidR="006F590D" w:rsidRPr="003D60E6">
        <w:t xml:space="preserve">indicates that a particular genotype is likely to lose or gain a semi-consistent ratio of nighttime and daytime sleep. However, the low R-value indicates that this is highly variable, and a genotype </w:t>
      </w:r>
      <w:r w:rsidR="004445BB">
        <w:t>may not</w:t>
      </w:r>
      <w:r w:rsidR="006F590D" w:rsidRPr="003D60E6">
        <w:t xml:space="preserve"> always lose sleep at nighttime if daytime sleep is lost</w:t>
      </w:r>
      <w:r w:rsidR="006772CB">
        <w:t>,</w:t>
      </w:r>
      <w:r w:rsidR="006F590D" w:rsidRPr="003D60E6">
        <w:t xml:space="preserve"> </w:t>
      </w:r>
      <w:r w:rsidR="004445BB">
        <w:t>or</w:t>
      </w:r>
      <w:r w:rsidR="006F590D" w:rsidRPr="003D60E6">
        <w:t xml:space="preserve"> vice</w:t>
      </w:r>
      <w:r w:rsidR="004445BB">
        <w:t xml:space="preserve"> </w:t>
      </w:r>
      <w:r w:rsidR="006F590D" w:rsidRPr="003D60E6">
        <w:t xml:space="preserve">versa. </w:t>
      </w:r>
    </w:p>
    <w:p w14:paraId="3A09F1ED" w14:textId="77777777" w:rsidR="004445BB" w:rsidRDefault="004445BB" w:rsidP="003D60E6">
      <w:pPr>
        <w:spacing w:line="360" w:lineRule="auto"/>
      </w:pPr>
    </w:p>
    <w:p w14:paraId="0000004E" w14:textId="49E9268C" w:rsidR="001F7126" w:rsidRPr="003D60E6" w:rsidRDefault="006F590D" w:rsidP="003D60E6">
      <w:pPr>
        <w:spacing w:line="360" w:lineRule="auto"/>
      </w:pPr>
      <w:r w:rsidRPr="003D60E6">
        <w:t xml:space="preserve">Two other correlations span day and night. </w:t>
      </w:r>
      <w:r w:rsidR="004445BB">
        <w:t xml:space="preserve">First, </w:t>
      </w:r>
      <w:r w:rsidR="00CE2BD3">
        <w:t>i</w:t>
      </w:r>
      <w:r w:rsidRPr="001B731C">
        <w:t>ncreased daytime sleep loss</w:t>
      </w:r>
      <w:r w:rsidRPr="004445BB">
        <w:t xml:space="preserve"> is somewhat correlated with fewer </w:t>
      </w:r>
      <w:r w:rsidRPr="001B731C">
        <w:t>nighttime bouts</w:t>
      </w:r>
      <w:r w:rsidRPr="004445BB">
        <w:t xml:space="preserve"> (r = 0.36, p = 0.0434) after chronic isolation. This</w:t>
      </w:r>
      <w:r w:rsidR="004445BB">
        <w:t xml:space="preserve"> correlation may suggest that</w:t>
      </w:r>
      <w:r w:rsidRPr="004445BB">
        <w:t xml:space="preserve"> some genotypes</w:t>
      </w:r>
      <w:r w:rsidR="00CE2BD3">
        <w:t xml:space="preserve"> who</w:t>
      </w:r>
      <w:r w:rsidR="004445BB" w:rsidRPr="004445BB">
        <w:t xml:space="preserve"> </w:t>
      </w:r>
      <w:r w:rsidRPr="004445BB">
        <w:t xml:space="preserve">lose sleep during the day have more consolidated nighttime sleep. </w:t>
      </w:r>
      <w:r w:rsidR="004445BB">
        <w:t>Second</w:t>
      </w:r>
      <w:r w:rsidRPr="004445BB">
        <w:t xml:space="preserve">, chronic isolation slightly correlates </w:t>
      </w:r>
      <w:r w:rsidR="004445BB">
        <w:t>with an</w:t>
      </w:r>
      <w:r w:rsidR="004445BB" w:rsidRPr="004445BB">
        <w:t xml:space="preserve"> </w:t>
      </w:r>
      <w:r w:rsidRPr="004445BB">
        <w:t xml:space="preserve">increased number of </w:t>
      </w:r>
      <w:r w:rsidRPr="001B731C">
        <w:t>daytime bouts</w:t>
      </w:r>
      <w:r w:rsidRPr="004445BB">
        <w:t xml:space="preserve"> </w:t>
      </w:r>
      <w:r w:rsidR="004445BB">
        <w:t>and</w:t>
      </w:r>
      <w:r w:rsidR="004445BB" w:rsidRPr="004445BB">
        <w:t xml:space="preserve"> l</w:t>
      </w:r>
      <w:r w:rsidR="004445BB">
        <w:t>onger</w:t>
      </w:r>
      <w:r w:rsidR="004445BB" w:rsidRPr="004445BB">
        <w:t xml:space="preserve"> </w:t>
      </w:r>
      <w:r w:rsidRPr="001B731C">
        <w:t>nighttime bout</w:t>
      </w:r>
      <w:r w:rsidR="004445BB">
        <w:t xml:space="preserve"> lengths</w:t>
      </w:r>
      <w:r w:rsidRPr="001B731C">
        <w:t xml:space="preserve"> </w:t>
      </w:r>
      <w:r w:rsidRPr="004445BB">
        <w:t>(r = -0.37, p = 0.0434).</w:t>
      </w:r>
      <w:r w:rsidRPr="003D60E6">
        <w:t xml:space="preserve"> </w:t>
      </w:r>
      <w:r w:rsidR="004445BB">
        <w:t>The interpretation of this second pattern is unclear, and</w:t>
      </w:r>
      <w:r w:rsidRPr="003D60E6">
        <w:t xml:space="preserve"> the variability </w:t>
      </w:r>
      <w:r w:rsidR="004445BB">
        <w:t>shown</w:t>
      </w:r>
      <w:r w:rsidRPr="003D60E6">
        <w:t xml:space="preserve"> in Figure </w:t>
      </w:r>
      <w:r w:rsidR="00CE2BD3">
        <w:t xml:space="preserve">3 </w:t>
      </w:r>
      <w:r w:rsidR="004445BB">
        <w:t>limits</w:t>
      </w:r>
      <w:r w:rsidRPr="003D60E6">
        <w:t xml:space="preserve"> confidence </w:t>
      </w:r>
      <w:r w:rsidR="004445BB">
        <w:t>in its</w:t>
      </w:r>
      <w:r w:rsidRPr="003D60E6">
        <w:t xml:space="preserve"> </w:t>
      </w:r>
      <w:ins w:id="79" w:author="Xin Chen" w:date="2025-05-13T00:22:00Z" w16du:dateUtc="2025-05-13T04:22:00Z">
        <w:r w:rsidR="004445BB">
          <w:t>significance</w:t>
        </w:r>
      </w:ins>
      <w:del w:id="80" w:author="Xin Chen" w:date="2025-05-13T00:22:00Z" w16du:dateUtc="2025-05-13T04:22:00Z">
        <w:r w:rsidRPr="003D60E6" w:rsidDel="004445BB">
          <w:delText>interpretation</w:delText>
        </w:r>
      </w:del>
      <w:r w:rsidRPr="003D60E6">
        <w:t xml:space="preserve"> </w:t>
      </w:r>
      <w:r w:rsidR="004445BB">
        <w:t>compared to</w:t>
      </w:r>
      <w:r w:rsidR="004445BB" w:rsidRPr="003D60E6">
        <w:t xml:space="preserve"> </w:t>
      </w:r>
      <w:r w:rsidR="004445BB">
        <w:t xml:space="preserve">some of the </w:t>
      </w:r>
      <w:r w:rsidRPr="003D60E6">
        <w:t>other correlations</w:t>
      </w:r>
      <w:r w:rsidR="004445BB">
        <w:t xml:space="preserve"> reported</w:t>
      </w:r>
      <w:r w:rsidRPr="003D60E6">
        <w:t>.</w:t>
      </w:r>
    </w:p>
    <w:p w14:paraId="013EE26F" w14:textId="77777777" w:rsidR="008F52BE" w:rsidRDefault="008F52BE" w:rsidP="003D60E6">
      <w:pPr>
        <w:spacing w:line="360" w:lineRule="auto"/>
        <w:rPr>
          <w:ins w:id="81" w:author="Xin Chen" w:date="2025-05-12T17:57:00Z" w16du:dateUtc="2025-05-12T21:57:00Z"/>
        </w:rPr>
      </w:pPr>
    </w:p>
    <w:p w14:paraId="0000004F" w14:textId="4C0FAE6F" w:rsidR="001F7126" w:rsidRPr="003D60E6" w:rsidRDefault="006F590D" w:rsidP="003D60E6">
      <w:pPr>
        <w:spacing w:line="360" w:lineRule="auto"/>
      </w:pPr>
      <w:r w:rsidRPr="003D60E6">
        <w:t>Shortened daytime sleep bouts are associated with</w:t>
      </w:r>
      <w:r w:rsidR="00F94DBD">
        <w:t xml:space="preserve"> reduced</w:t>
      </w:r>
      <w:r w:rsidRPr="003D60E6">
        <w:t xml:space="preserve"> </w:t>
      </w:r>
      <w:r w:rsidR="00CE2BD3">
        <w:t>total</w:t>
      </w:r>
      <w:r w:rsidRPr="003D60E6">
        <w:t xml:space="preserve"> sleep loss, </w:t>
      </w:r>
      <w:r w:rsidR="00F94DBD">
        <w:t xml:space="preserve">reduced </w:t>
      </w:r>
      <w:r w:rsidRPr="003D60E6">
        <w:t>daytime sleep loss</w:t>
      </w:r>
      <w:r w:rsidR="00CE2BD3">
        <w:t xml:space="preserve">, </w:t>
      </w:r>
      <w:r w:rsidRPr="003D60E6">
        <w:t xml:space="preserve">and </w:t>
      </w:r>
      <w:r w:rsidR="00F94DBD">
        <w:t xml:space="preserve">reduced </w:t>
      </w:r>
      <w:r w:rsidRPr="003D60E6">
        <w:t>nighttime sleep loss</w:t>
      </w:r>
      <w:r w:rsidR="00CE2BD3">
        <w:t xml:space="preserve">, </w:t>
      </w:r>
      <w:ins w:id="82" w:author="Xin Chen" w:date="2025-05-13T00:37:00Z" w16du:dateUtc="2025-05-13T04:37:00Z">
        <w:r w:rsidR="00F94DBD">
          <w:t xml:space="preserve">as well as with </w:t>
        </w:r>
      </w:ins>
      <w:r w:rsidRPr="003D60E6">
        <w:t xml:space="preserve">longer nighttime bouts, and </w:t>
      </w:r>
      <w:r w:rsidR="00F94DBD">
        <w:t>a greater number of</w:t>
      </w:r>
      <w:r w:rsidR="00F94DBD" w:rsidRPr="003D60E6">
        <w:t xml:space="preserve"> </w:t>
      </w:r>
      <w:r w:rsidR="00F94DBD">
        <w:t xml:space="preserve">daytime </w:t>
      </w:r>
      <w:r w:rsidRPr="003D60E6">
        <w:t xml:space="preserve">bouts following chronic isolation. This correlation between </w:t>
      </w:r>
      <w:r w:rsidR="00CE2BD3" w:rsidRPr="003D60E6">
        <w:t>short</w:t>
      </w:r>
      <w:r w:rsidR="00CE2BD3">
        <w:t>er and</w:t>
      </w:r>
      <w:r w:rsidRPr="003D60E6">
        <w:t xml:space="preserve"> more </w:t>
      </w:r>
      <w:r w:rsidR="00F94DBD">
        <w:t xml:space="preserve">frequent </w:t>
      </w:r>
      <w:r w:rsidRPr="003D60E6">
        <w:t xml:space="preserve">daytime sleep bouts </w:t>
      </w:r>
      <w:r w:rsidR="00F94DBD">
        <w:t>is also observed</w:t>
      </w:r>
      <w:r w:rsidR="00F94DBD" w:rsidRPr="003D60E6">
        <w:t xml:space="preserve"> </w:t>
      </w:r>
      <w:r w:rsidRPr="003D60E6">
        <w:t>after acute isolatio</w:t>
      </w:r>
      <w:r w:rsidR="00CE2BD3">
        <w:t>n,</w:t>
      </w:r>
      <w:r w:rsidRPr="003D60E6">
        <w:t xml:space="preserve"> support</w:t>
      </w:r>
      <w:r w:rsidR="00F94DBD">
        <w:t>ing</w:t>
      </w:r>
      <w:r w:rsidRPr="003D60E6">
        <w:t xml:space="preserve"> the </w:t>
      </w:r>
      <w:r w:rsidR="00F94DBD">
        <w:t xml:space="preserve">existing </w:t>
      </w:r>
      <w:r w:rsidRPr="003D60E6">
        <w:t>literature evidencing the existence of sleep fragmentation</w:t>
      </w:r>
      <w:r w:rsidR="00CE2BD3">
        <w:t xml:space="preserve"> </w:t>
      </w:r>
      <w:r w:rsidR="00CE2BD3" w:rsidRPr="00CE2BD3">
        <w:rPr>
          <w:highlight w:val="yellow"/>
        </w:rPr>
        <w:t>(source – sleep fragmentation)</w:t>
      </w:r>
      <w:r w:rsidRPr="003D60E6">
        <w:t xml:space="preserve">. Further </w:t>
      </w:r>
      <w:r w:rsidR="00F94DBD">
        <w:t xml:space="preserve">evidence that </w:t>
      </w:r>
      <w:r w:rsidR="00F94DBD" w:rsidRPr="003D60E6">
        <w:t>support</w:t>
      </w:r>
      <w:r w:rsidR="00F94DBD">
        <w:t>s</w:t>
      </w:r>
      <w:r w:rsidR="00F94DBD" w:rsidRPr="003D60E6">
        <w:t xml:space="preserve"> </w:t>
      </w:r>
      <w:r w:rsidRPr="003D60E6">
        <w:t xml:space="preserve">this phenomenon is </w:t>
      </w:r>
      <w:r w:rsidR="00F94DBD">
        <w:t xml:space="preserve">provided by </w:t>
      </w:r>
      <w:r w:rsidRPr="003D60E6">
        <w:t>the strong correlation between short</w:t>
      </w:r>
      <w:r w:rsidR="00F94DBD">
        <w:t>er</w:t>
      </w:r>
      <w:r w:rsidRPr="003D60E6">
        <w:t xml:space="preserve"> but more </w:t>
      </w:r>
      <w:r w:rsidR="00F94DBD">
        <w:t xml:space="preserve">frequent nighttime </w:t>
      </w:r>
      <w:r w:rsidRPr="003D60E6">
        <w:t>sleep bouts after both acute and chronic isolation</w:t>
      </w:r>
      <w:r w:rsidR="00CE2BD3">
        <w:t>.</w:t>
      </w:r>
    </w:p>
    <w:p w14:paraId="7BA2D408" w14:textId="77777777" w:rsidR="00296E6C" w:rsidRDefault="00296E6C" w:rsidP="003D60E6">
      <w:pPr>
        <w:spacing w:line="360" w:lineRule="auto"/>
        <w:rPr>
          <w:ins w:id="83" w:author="Xin Chen" w:date="2025-05-13T00:42:00Z" w16du:dateUtc="2025-05-13T04:42:00Z"/>
        </w:rPr>
      </w:pPr>
    </w:p>
    <w:p w14:paraId="22E672CB" w14:textId="7E1C8530" w:rsidR="006960F5" w:rsidRPr="006960F5" w:rsidRDefault="006F590D" w:rsidP="003D60E6">
      <w:pPr>
        <w:spacing w:line="360" w:lineRule="auto"/>
      </w:pPr>
      <w:r w:rsidRPr="003D60E6">
        <w:t xml:space="preserve">Conversely, an increase in bout length tends to </w:t>
      </w:r>
      <w:r w:rsidR="00296E6C">
        <w:t>correlate with a reduction i</w:t>
      </w:r>
      <w:r w:rsidR="00CE2BD3">
        <w:t>n</w:t>
      </w:r>
      <w:r w:rsidRPr="003D60E6">
        <w:t xml:space="preserve"> the number of bouts for </w:t>
      </w:r>
      <w:r w:rsidR="00296E6C">
        <w:t xml:space="preserve">both </w:t>
      </w:r>
      <w:r w:rsidRPr="003D60E6">
        <w:t xml:space="preserve">day and night. The data spans </w:t>
      </w:r>
      <w:del w:id="84" w:author="Xin Chen" w:date="2025-05-13T00:49:00Z" w16du:dateUtc="2025-05-13T04:49:00Z">
        <w:r w:rsidRPr="003D60E6" w:rsidDel="00296E6C">
          <w:delText xml:space="preserve">reducing </w:delText>
        </w:r>
      </w:del>
      <w:ins w:id="85" w:author="Xin Chen" w:date="2025-05-13T00:49:00Z" w16du:dateUtc="2025-05-13T04:49:00Z">
        <w:r w:rsidR="00296E6C">
          <w:t>decrease</w:t>
        </w:r>
        <w:r w:rsidR="00296E6C" w:rsidRPr="003D60E6">
          <w:t xml:space="preserve"> </w:t>
        </w:r>
      </w:ins>
      <w:r w:rsidRPr="003D60E6">
        <w:t xml:space="preserve">and </w:t>
      </w:r>
      <w:del w:id="86" w:author="Xin Chen" w:date="2025-05-13T00:49:00Z" w16du:dateUtc="2025-05-13T04:49:00Z">
        <w:r w:rsidRPr="003D60E6" w:rsidDel="00296E6C">
          <w:delText xml:space="preserve">increasing </w:delText>
        </w:r>
      </w:del>
      <w:ins w:id="87" w:author="Xin Chen" w:date="2025-05-13T00:49:00Z" w16du:dateUtc="2025-05-13T04:49:00Z">
        <w:r w:rsidR="00296E6C" w:rsidRPr="003D60E6">
          <w:t>increas</w:t>
        </w:r>
        <w:r w:rsidR="00296E6C">
          <w:t>e</w:t>
        </w:r>
        <w:r w:rsidR="00296E6C" w:rsidRPr="003D60E6">
          <w:t xml:space="preserve"> </w:t>
        </w:r>
        <w:r w:rsidR="00296E6C">
          <w:t xml:space="preserve">in </w:t>
        </w:r>
      </w:ins>
      <w:r w:rsidRPr="003D60E6">
        <w:t xml:space="preserve">the number and length of bouts </w:t>
      </w:r>
      <w:del w:id="88" w:author="Xin Chen" w:date="2025-05-13T00:49:00Z" w16du:dateUtc="2025-05-13T04:49:00Z">
        <w:r w:rsidRPr="003D60E6" w:rsidDel="00296E6C">
          <w:delText xml:space="preserve">for </w:delText>
        </w:r>
      </w:del>
      <w:ins w:id="89" w:author="Xin Chen" w:date="2025-05-13T00:49:00Z" w16du:dateUtc="2025-05-13T04:49:00Z">
        <w:r w:rsidR="00296E6C">
          <w:t>across</w:t>
        </w:r>
        <w:r w:rsidR="00296E6C" w:rsidRPr="003D60E6">
          <w:t xml:space="preserve"> </w:t>
        </w:r>
      </w:ins>
      <w:r w:rsidRPr="003D60E6">
        <w:t xml:space="preserve">both phases (Figure </w:t>
      </w:r>
      <w:r w:rsidR="00CE2BD3">
        <w:t>3</w:t>
      </w:r>
      <w:r w:rsidRPr="003D60E6">
        <w:t xml:space="preserve">), allowing the observation of a sleep consolidation phenomenon. Hence, fragmentation, consolidation, and no-effect </w:t>
      </w:r>
      <w:r w:rsidR="00296E6C">
        <w:t xml:space="preserve">sleep responses </w:t>
      </w:r>
      <w:r w:rsidRPr="003D60E6">
        <w:t xml:space="preserve">are </w:t>
      </w:r>
      <w:r w:rsidR="00296E6C">
        <w:t>all observed</w:t>
      </w:r>
      <w:r w:rsidR="00296E6C" w:rsidRPr="003D60E6">
        <w:t xml:space="preserve"> </w:t>
      </w:r>
      <w:r w:rsidRPr="003D60E6">
        <w:t xml:space="preserve">across the SIP genotypes and CS. The aforementioned trend between longer </w:t>
      </w:r>
      <w:r w:rsidRPr="003D60E6">
        <w:lastRenderedPageBreak/>
        <w:t xml:space="preserve">daytime sleep bouts and </w:t>
      </w:r>
      <w:r w:rsidR="00296E6C">
        <w:t>greater</w:t>
      </w:r>
      <w:r w:rsidR="00296E6C" w:rsidRPr="003D60E6">
        <w:t xml:space="preserve"> </w:t>
      </w:r>
      <w:r w:rsidRPr="003D60E6">
        <w:t xml:space="preserve">sleep loss during daytime, nighttime, and total sleep indicates that sleep consolidation </w:t>
      </w:r>
      <w:r w:rsidR="00296E6C">
        <w:t>may</w:t>
      </w:r>
      <w:r w:rsidRPr="003D60E6">
        <w:t xml:space="preserve"> be correlated with sleep loss. However, the lack of </w:t>
      </w:r>
      <w:r w:rsidR="00296E6C">
        <w:t xml:space="preserve">a </w:t>
      </w:r>
      <w:r w:rsidRPr="003D60E6">
        <w:t>significan</w:t>
      </w:r>
      <w:r w:rsidR="001B731C">
        <w:t>t</w:t>
      </w:r>
      <w:r w:rsidRPr="003D60E6">
        <w:t xml:space="preserve"> positive correlation between </w:t>
      </w:r>
      <w:r w:rsidR="00296E6C">
        <w:t>greater</w:t>
      </w:r>
      <w:r w:rsidR="00296E6C" w:rsidRPr="003D60E6">
        <w:t xml:space="preserve"> </w:t>
      </w:r>
      <w:r w:rsidRPr="003D60E6">
        <w:t xml:space="preserve">sleep loss and fewer </w:t>
      </w:r>
      <w:r w:rsidR="00296E6C">
        <w:t xml:space="preserve">sleep </w:t>
      </w:r>
      <w:r w:rsidRPr="003D60E6">
        <w:t xml:space="preserve">bouts </w:t>
      </w:r>
      <w:r w:rsidR="00296E6C">
        <w:t>limits confidence in</w:t>
      </w:r>
      <w:r w:rsidR="00296E6C" w:rsidRPr="003D60E6">
        <w:t xml:space="preserve"> </w:t>
      </w:r>
      <w:r w:rsidRPr="003D60E6">
        <w:t>this conclusion. The sleep consolidation</w:t>
      </w:r>
      <w:r w:rsidR="00296E6C">
        <w:t>, if is indeed</w:t>
      </w:r>
      <w:r w:rsidRPr="003D60E6">
        <w:t xml:space="preserve"> a trait of sleep loss</w:t>
      </w:r>
      <w:r w:rsidR="00296E6C">
        <w:t>,</w:t>
      </w:r>
      <w:r w:rsidRPr="003D60E6">
        <w:t xml:space="preserve"> could indicate that the more a genotype’s sleep is negatively affected by isolation (during day or night), the more the fly </w:t>
      </w:r>
      <w:r w:rsidRPr="001B731C">
        <w:t>m</w:t>
      </w:r>
      <w:r w:rsidR="00296E6C" w:rsidRPr="001B731C">
        <w:t>ay</w:t>
      </w:r>
      <w:r w:rsidRPr="003D60E6">
        <w:t xml:space="preserve"> undergo increased sleep pressure that preferentially inhibits waking during the daytime</w:t>
      </w:r>
      <w:r w:rsidR="00296E6C">
        <w:t xml:space="preserve"> as a compensatory mechanism</w:t>
      </w:r>
      <w:r w:rsidRPr="003D60E6">
        <w:t xml:space="preserve">, thereby causing longer </w:t>
      </w:r>
      <w:r w:rsidR="00296E6C">
        <w:t xml:space="preserve">sleep </w:t>
      </w:r>
      <w:r w:rsidRPr="003D60E6">
        <w:t>bouts. </w:t>
      </w:r>
      <w:commentRangeEnd w:id="78"/>
      <w:r w:rsidR="00ED7871">
        <w:rPr>
          <w:rStyle w:val="CommentReference"/>
          <w:rFonts w:ascii="Arial" w:hAnsi="Arial" w:cs="Arial"/>
          <w:lang w:val="en"/>
        </w:rPr>
        <w:commentReference w:id="78"/>
      </w:r>
    </w:p>
    <w:p w14:paraId="00000052" w14:textId="77777777" w:rsidR="001F7126" w:rsidRPr="003D60E6" w:rsidRDefault="001F7126" w:rsidP="003D60E6">
      <w:pPr>
        <w:spacing w:line="360" w:lineRule="auto"/>
        <w:rPr>
          <w:b/>
        </w:rPr>
      </w:pPr>
    </w:p>
    <w:p w14:paraId="0000005F" w14:textId="4E061FB1" w:rsidR="001F7126" w:rsidRPr="003D60E6" w:rsidRDefault="006F590D" w:rsidP="003D60E6">
      <w:pPr>
        <w:spacing w:line="360" w:lineRule="auto"/>
        <w:rPr>
          <w:b/>
        </w:rPr>
      </w:pPr>
      <w:bookmarkStart w:id="90" w:name="_heading=h.3znysh7" w:colFirst="0" w:colLast="0"/>
      <w:bookmarkEnd w:id="90"/>
      <w:r w:rsidRPr="001B731C">
        <w:rPr>
          <w:b/>
        </w:rPr>
        <w:t>Acknowledg</w:t>
      </w:r>
      <w:r w:rsidR="001B731C">
        <w:rPr>
          <w:b/>
        </w:rPr>
        <w:t>e</w:t>
      </w:r>
      <w:r w:rsidRPr="001B731C">
        <w:rPr>
          <w:b/>
        </w:rPr>
        <w:t>ments</w:t>
      </w:r>
    </w:p>
    <w:p w14:paraId="1921F95B" w14:textId="13BCD6D5" w:rsidR="004A3EB5" w:rsidRDefault="004A3EB5" w:rsidP="004A3EB5">
      <w:pPr>
        <w:spacing w:line="360" w:lineRule="auto"/>
      </w:pPr>
      <w:r>
        <w:t>We thank Fei Zhang, Daniel Nguyen, and Mateo Langston for advice on codes</w:t>
      </w:r>
    </w:p>
    <w:p w14:paraId="3A320CA6" w14:textId="5CDA9910" w:rsidR="004A3EB5" w:rsidRDefault="004A3EB5" w:rsidP="004A3EB5">
      <w:pPr>
        <w:spacing w:line="360" w:lineRule="auto"/>
      </w:pPr>
      <w:r>
        <w:t xml:space="preserve">and statistical methods. We thank </w:t>
      </w:r>
      <w:proofErr w:type="spellStart"/>
      <w:r>
        <w:t>Zikun</w:t>
      </w:r>
      <w:proofErr w:type="spellEnd"/>
      <w:r>
        <w:t xml:space="preserve"> Wang, Laurel Eckhardt, and Michael Young for helping with experiment design and sharing equipment. We thank Xin Chen for comments on the</w:t>
      </w:r>
    </w:p>
    <w:p w14:paraId="1B2BA279" w14:textId="700D1529" w:rsidR="004A3EB5" w:rsidRDefault="004A3EB5" w:rsidP="004A3EB5">
      <w:pPr>
        <w:spacing w:line="360" w:lineRule="auto"/>
      </w:pPr>
      <w:r>
        <w:t>manuscripts. We thank members of the Li laboratory for technical support. We thank Bloomington Drosophila Stock Center for fly stocks. This work was supported by the</w:t>
      </w:r>
    </w:p>
    <w:p w14:paraId="7404BAD2" w14:textId="77777777" w:rsidR="004A3EB5" w:rsidRDefault="004A3EB5" w:rsidP="004A3EB5">
      <w:pPr>
        <w:spacing w:line="360" w:lineRule="auto"/>
      </w:pPr>
      <w:r>
        <w:t>Cancer Prevention and Research Institute of Texas [grant number RR220021] and the National</w:t>
      </w:r>
    </w:p>
    <w:p w14:paraId="6BA71D8E" w14:textId="325F03D3" w:rsidR="004A3EB5" w:rsidRDefault="004A3EB5" w:rsidP="004A3EB5">
      <w:pPr>
        <w:spacing w:line="360" w:lineRule="auto"/>
      </w:pPr>
      <w:r>
        <w:t xml:space="preserve">Institute of General Medical Science [grant number GM150832] W. </w:t>
      </w:r>
      <w:proofErr w:type="gramStart"/>
      <w:r>
        <w:t>L..</w:t>
      </w:r>
      <w:proofErr w:type="gramEnd"/>
      <w:r>
        <w:t xml:space="preserve"> F. H. was</w:t>
      </w:r>
    </w:p>
    <w:p w14:paraId="0525BF69" w14:textId="77777777" w:rsidR="004A3EB5" w:rsidRDefault="004A3EB5" w:rsidP="004A3EB5">
      <w:pPr>
        <w:spacing w:line="360" w:lineRule="auto"/>
      </w:pPr>
      <w:r>
        <w:t xml:space="preserve">supported by the </w:t>
      </w:r>
      <w:proofErr w:type="spellStart"/>
      <w:r>
        <w:t>Yallow</w:t>
      </w:r>
      <w:proofErr w:type="spellEnd"/>
      <w:r>
        <w:t xml:space="preserve"> Scholars Program and the McNulty Scholars Programs at Hunter</w:t>
      </w:r>
    </w:p>
    <w:p w14:paraId="00000064" w14:textId="779843D8" w:rsidR="001F7126" w:rsidRDefault="004A3EB5" w:rsidP="004A3EB5">
      <w:pPr>
        <w:spacing w:line="360" w:lineRule="auto"/>
      </w:pPr>
      <w:r>
        <w:t>College.</w:t>
      </w:r>
    </w:p>
    <w:p w14:paraId="0373D35C" w14:textId="77777777" w:rsidR="006960F5" w:rsidRDefault="006960F5" w:rsidP="004A3EB5">
      <w:pPr>
        <w:spacing w:line="360" w:lineRule="auto"/>
      </w:pPr>
    </w:p>
    <w:p w14:paraId="6E219570" w14:textId="0B90A5D9" w:rsidR="000D3847" w:rsidRPr="00CF672D" w:rsidRDefault="00BD6606" w:rsidP="004A3EB5">
      <w:pPr>
        <w:spacing w:line="360" w:lineRule="auto"/>
        <w:rPr>
          <w:highlight w:val="yellow"/>
        </w:rPr>
      </w:pPr>
      <w:commentRangeStart w:id="91"/>
      <w:commentRangeStart w:id="92"/>
      <w:r w:rsidRPr="00CF672D">
        <w:rPr>
          <w:highlight w:val="yellow"/>
        </w:rPr>
        <w:t>Author contributions</w:t>
      </w:r>
      <w:commentRangeEnd w:id="91"/>
      <w:r w:rsidR="006960F5" w:rsidRPr="00CF672D">
        <w:rPr>
          <w:rStyle w:val="CommentReference"/>
          <w:rFonts w:ascii="Arial" w:hAnsi="Arial" w:cs="Arial"/>
          <w:highlight w:val="yellow"/>
          <w:lang w:val="en"/>
        </w:rPr>
        <w:commentReference w:id="91"/>
      </w:r>
      <w:commentRangeEnd w:id="92"/>
      <w:r w:rsidR="005E1AEE" w:rsidRPr="00CF672D">
        <w:rPr>
          <w:rStyle w:val="CommentReference"/>
          <w:rFonts w:ascii="Arial" w:hAnsi="Arial" w:cs="Arial"/>
          <w:highlight w:val="yellow"/>
          <w:lang w:val="en"/>
        </w:rPr>
        <w:commentReference w:id="92"/>
      </w:r>
    </w:p>
    <w:p w14:paraId="3218D3FB" w14:textId="3AFC0F10" w:rsidR="006960F5" w:rsidRPr="00CF672D" w:rsidRDefault="00BD6606" w:rsidP="004A3EB5">
      <w:pPr>
        <w:spacing w:line="360" w:lineRule="auto"/>
        <w:rPr>
          <w:highlight w:val="yellow"/>
        </w:rPr>
      </w:pPr>
      <w:r w:rsidRPr="00CF672D">
        <w:rPr>
          <w:highlight w:val="yellow"/>
        </w:rPr>
        <w:t xml:space="preserve">Conceptualization: </w:t>
      </w:r>
      <w:r w:rsidR="000D3847" w:rsidRPr="00CF672D">
        <w:rPr>
          <w:highlight w:val="yellow"/>
        </w:rPr>
        <w:t>W.L., F.H. and E.I.D</w:t>
      </w:r>
      <w:r w:rsidRPr="00CF672D">
        <w:rPr>
          <w:highlight w:val="yellow"/>
        </w:rPr>
        <w:t xml:space="preserve">.; </w:t>
      </w:r>
      <w:commentRangeStart w:id="93"/>
      <w:r w:rsidRPr="00CF672D">
        <w:rPr>
          <w:highlight w:val="yellow"/>
        </w:rPr>
        <w:t>data curation:</w:t>
      </w:r>
      <w:commentRangeEnd w:id="93"/>
      <w:r w:rsidR="005E1AEE" w:rsidRPr="00CF672D">
        <w:rPr>
          <w:rStyle w:val="CommentReference"/>
          <w:rFonts w:ascii="Arial" w:hAnsi="Arial" w:cs="Arial"/>
          <w:highlight w:val="yellow"/>
          <w:lang w:val="en"/>
        </w:rPr>
        <w:commentReference w:id="93"/>
      </w:r>
      <w:r w:rsidRPr="00CF672D">
        <w:rPr>
          <w:highlight w:val="yellow"/>
        </w:rPr>
        <w:t xml:space="preserve"> </w:t>
      </w:r>
      <w:r w:rsidR="005E1AEE" w:rsidRPr="00CF672D">
        <w:rPr>
          <w:highlight w:val="yellow"/>
        </w:rPr>
        <w:t>E.I.D. and W.L.</w:t>
      </w:r>
      <w:r w:rsidRPr="00CF672D">
        <w:rPr>
          <w:highlight w:val="yellow"/>
        </w:rPr>
        <w:t xml:space="preserve">; </w:t>
      </w:r>
      <w:r w:rsidR="000D3847" w:rsidRPr="00CF672D">
        <w:rPr>
          <w:highlight w:val="yellow"/>
        </w:rPr>
        <w:t xml:space="preserve">formal analysis: E.I.D.; </w:t>
      </w:r>
      <w:r w:rsidR="005E1AEE" w:rsidRPr="00CF672D">
        <w:rPr>
          <w:highlight w:val="yellow"/>
        </w:rPr>
        <w:t>funding acquisition: W.L.;</w:t>
      </w:r>
      <w:r w:rsidR="00CF672D" w:rsidRPr="00CF672D">
        <w:rPr>
          <w:highlight w:val="yellow"/>
        </w:rPr>
        <w:t xml:space="preserve"> </w:t>
      </w:r>
      <w:r w:rsidRPr="00CF672D">
        <w:rPr>
          <w:highlight w:val="yellow"/>
        </w:rPr>
        <w:t xml:space="preserve">investigation: </w:t>
      </w:r>
      <w:r w:rsidR="000D3847" w:rsidRPr="00CF672D">
        <w:rPr>
          <w:highlight w:val="yellow"/>
        </w:rPr>
        <w:t xml:space="preserve">F.H. and </w:t>
      </w:r>
      <w:r w:rsidR="000D3847" w:rsidRPr="00CF672D">
        <w:rPr>
          <w:highlight w:val="yellow"/>
        </w:rPr>
        <w:t>W.L.</w:t>
      </w:r>
      <w:r w:rsidRPr="00CF672D">
        <w:rPr>
          <w:highlight w:val="yellow"/>
        </w:rPr>
        <w:t xml:space="preserve">; </w:t>
      </w:r>
      <w:r w:rsidR="000D3847" w:rsidRPr="00CF672D">
        <w:rPr>
          <w:highlight w:val="yellow"/>
        </w:rPr>
        <w:t xml:space="preserve">methodology: </w:t>
      </w:r>
      <w:r w:rsidR="000D3847" w:rsidRPr="00CF672D">
        <w:rPr>
          <w:highlight w:val="yellow"/>
        </w:rPr>
        <w:t xml:space="preserve">E.I.D., </w:t>
      </w:r>
      <w:r w:rsidR="000D3847" w:rsidRPr="00CF672D">
        <w:rPr>
          <w:highlight w:val="yellow"/>
        </w:rPr>
        <w:t xml:space="preserve">F.H. and W.L.; </w:t>
      </w:r>
      <w:r w:rsidR="000D3847" w:rsidRPr="00CF672D">
        <w:rPr>
          <w:highlight w:val="yellow"/>
        </w:rPr>
        <w:t>software: E.I.D. and W.L.;</w:t>
      </w:r>
      <w:r w:rsidR="00CF672D" w:rsidRPr="00CF672D">
        <w:rPr>
          <w:highlight w:val="yellow"/>
        </w:rPr>
        <w:t xml:space="preserve"> </w:t>
      </w:r>
      <w:r w:rsidR="000D3847" w:rsidRPr="00CF672D">
        <w:rPr>
          <w:highlight w:val="yellow"/>
        </w:rPr>
        <w:t xml:space="preserve">supervision: </w:t>
      </w:r>
      <w:r w:rsidR="000D3847" w:rsidRPr="00CF672D">
        <w:rPr>
          <w:highlight w:val="yellow"/>
        </w:rPr>
        <w:t>W</w:t>
      </w:r>
      <w:r w:rsidR="000D3847" w:rsidRPr="00CF672D">
        <w:rPr>
          <w:highlight w:val="yellow"/>
        </w:rPr>
        <w:t>.</w:t>
      </w:r>
      <w:r w:rsidR="000D3847" w:rsidRPr="00CF672D">
        <w:rPr>
          <w:highlight w:val="yellow"/>
        </w:rPr>
        <w:t>L</w:t>
      </w:r>
      <w:r w:rsidR="000D3847" w:rsidRPr="00CF672D">
        <w:rPr>
          <w:highlight w:val="yellow"/>
        </w:rPr>
        <w:t xml:space="preserve">.; </w:t>
      </w:r>
      <w:r w:rsidRPr="00CF672D">
        <w:rPr>
          <w:highlight w:val="yellow"/>
        </w:rPr>
        <w:t xml:space="preserve">visualization: </w:t>
      </w:r>
      <w:r w:rsidR="000D3847" w:rsidRPr="00CF672D">
        <w:rPr>
          <w:highlight w:val="yellow"/>
        </w:rPr>
        <w:t>E.I.D.</w:t>
      </w:r>
      <w:r w:rsidRPr="00CF672D">
        <w:rPr>
          <w:highlight w:val="yellow"/>
        </w:rPr>
        <w:t xml:space="preserve">; writing-draft: </w:t>
      </w:r>
      <w:r w:rsidR="000D3847" w:rsidRPr="00CF672D">
        <w:rPr>
          <w:highlight w:val="yellow"/>
        </w:rPr>
        <w:t>E.I.D. and W.L.</w:t>
      </w:r>
      <w:r w:rsidRPr="00CF672D">
        <w:rPr>
          <w:highlight w:val="yellow"/>
        </w:rPr>
        <w:t xml:space="preserve">; writing-editing: </w:t>
      </w:r>
      <w:r w:rsidR="000D3847" w:rsidRPr="00CF672D">
        <w:rPr>
          <w:highlight w:val="yellow"/>
        </w:rPr>
        <w:t>E</w:t>
      </w:r>
      <w:proofErr w:type="gramStart"/>
      <w:r w:rsidR="000D3847" w:rsidRPr="00CF672D">
        <w:rPr>
          <w:highlight w:val="yellow"/>
        </w:rPr>
        <w:t>.I</w:t>
      </w:r>
      <w:proofErr w:type="gramEnd"/>
      <w:r w:rsidR="000D3847" w:rsidRPr="00CF672D">
        <w:rPr>
          <w:highlight w:val="yellow"/>
        </w:rPr>
        <w:t xml:space="preserve">.D. and </w:t>
      </w:r>
      <w:proofErr w:type="gramStart"/>
      <w:r w:rsidR="000D3847" w:rsidRPr="00CF672D">
        <w:rPr>
          <w:highlight w:val="yellow"/>
        </w:rPr>
        <w:t>W.L.</w:t>
      </w:r>
      <w:r w:rsidRPr="00CF672D">
        <w:rPr>
          <w:highlight w:val="yellow"/>
        </w:rPr>
        <w:t>.</w:t>
      </w:r>
      <w:proofErr w:type="gramEnd"/>
      <w:r w:rsidRPr="00CF672D">
        <w:rPr>
          <w:highlight w:val="yellow"/>
        </w:rPr>
        <w:t xml:space="preserve"> </w:t>
      </w:r>
      <w:commentRangeStart w:id="94"/>
      <w:r w:rsidRPr="00CF672D">
        <w:rPr>
          <w:highlight w:val="yellow"/>
        </w:rPr>
        <w:t>All authors have read and agreed to the published version of the manuscript.</w:t>
      </w:r>
      <w:commentRangeEnd w:id="94"/>
      <w:r w:rsidR="00CF672D">
        <w:rPr>
          <w:rStyle w:val="CommentReference"/>
          <w:rFonts w:ascii="Arial" w:hAnsi="Arial" w:cs="Arial"/>
          <w:lang w:val="en"/>
        </w:rPr>
        <w:commentReference w:id="94"/>
      </w:r>
    </w:p>
    <w:p w14:paraId="5F4BB382" w14:textId="3CCDDEA1" w:rsidR="000D3847" w:rsidRPr="000D3847" w:rsidRDefault="00CF672D" w:rsidP="000D3847">
      <w:pPr>
        <w:spacing w:line="360" w:lineRule="auto"/>
        <w:rPr>
          <w:highlight w:val="yellow"/>
        </w:rPr>
      </w:pPr>
      <w:r w:rsidRPr="00CF672D">
        <w:rPr>
          <w:b/>
          <w:bCs/>
          <w:highlight w:val="yellow"/>
        </w:rPr>
        <w:t>Esther I. Doria</w:t>
      </w:r>
      <w:r w:rsidR="000D3847" w:rsidRPr="000D3847">
        <w:rPr>
          <w:highlight w:val="yellow"/>
        </w:rPr>
        <w:t xml:space="preserve">: Conceptualization, </w:t>
      </w:r>
      <w:r w:rsidRPr="000D3847">
        <w:rPr>
          <w:highlight w:val="yellow"/>
        </w:rPr>
        <w:t>Data curation</w:t>
      </w:r>
      <w:r w:rsidRPr="00CF672D">
        <w:rPr>
          <w:highlight w:val="yellow"/>
        </w:rPr>
        <w:t xml:space="preserve">, Formal Analysis, </w:t>
      </w:r>
      <w:r w:rsidR="000D3847" w:rsidRPr="000D3847">
        <w:rPr>
          <w:highlight w:val="yellow"/>
        </w:rPr>
        <w:t xml:space="preserve">Methodology, </w:t>
      </w:r>
      <w:r w:rsidRPr="00CF672D">
        <w:rPr>
          <w:highlight w:val="yellow"/>
        </w:rPr>
        <w:t>Software, Visualization</w:t>
      </w:r>
      <w:r w:rsidR="000D3847" w:rsidRPr="000D3847">
        <w:rPr>
          <w:highlight w:val="yellow"/>
        </w:rPr>
        <w:t>, Writing – original draft, Writing – review &amp; editing</w:t>
      </w:r>
    </w:p>
    <w:p w14:paraId="76327457" w14:textId="1AE67241" w:rsidR="000D3847" w:rsidRPr="000D3847" w:rsidRDefault="00CF672D" w:rsidP="000D3847">
      <w:pPr>
        <w:spacing w:line="360" w:lineRule="auto"/>
        <w:rPr>
          <w:highlight w:val="yellow"/>
        </w:rPr>
      </w:pPr>
      <w:r w:rsidRPr="00CF672D">
        <w:rPr>
          <w:b/>
          <w:bCs/>
          <w:highlight w:val="yellow"/>
        </w:rPr>
        <w:t>Feda Hammood</w:t>
      </w:r>
      <w:r w:rsidR="000D3847" w:rsidRPr="000D3847">
        <w:rPr>
          <w:highlight w:val="yellow"/>
        </w:rPr>
        <w:t xml:space="preserve">: Conceptualization, </w:t>
      </w:r>
      <w:r w:rsidRPr="00CF672D">
        <w:rPr>
          <w:highlight w:val="yellow"/>
        </w:rPr>
        <w:t>Investigation, Methodology</w:t>
      </w:r>
    </w:p>
    <w:p w14:paraId="3913899B" w14:textId="4BD500FB" w:rsidR="000D3847" w:rsidRDefault="000D3847" w:rsidP="004A3EB5">
      <w:pPr>
        <w:spacing w:line="360" w:lineRule="auto"/>
      </w:pPr>
      <w:proofErr w:type="spellStart"/>
      <w:r w:rsidRPr="000D3847">
        <w:rPr>
          <w:b/>
          <w:bCs/>
          <w:highlight w:val="yellow"/>
        </w:rPr>
        <w:t>Wanhe</w:t>
      </w:r>
      <w:proofErr w:type="spellEnd"/>
      <w:r w:rsidRPr="000D3847">
        <w:rPr>
          <w:b/>
          <w:bCs/>
          <w:highlight w:val="yellow"/>
        </w:rPr>
        <w:t xml:space="preserve"> Li</w:t>
      </w:r>
      <w:r w:rsidRPr="000D3847">
        <w:rPr>
          <w:highlight w:val="yellow"/>
        </w:rPr>
        <w:t>: </w:t>
      </w:r>
      <w:r w:rsidR="00CF672D" w:rsidRPr="000D3847">
        <w:rPr>
          <w:highlight w:val="yellow"/>
        </w:rPr>
        <w:t>Conceptualization, Data curation</w:t>
      </w:r>
      <w:r w:rsidR="00CF672D" w:rsidRPr="00CF672D">
        <w:rPr>
          <w:highlight w:val="yellow"/>
        </w:rPr>
        <w:t xml:space="preserve">, </w:t>
      </w:r>
      <w:r w:rsidR="00CF672D" w:rsidRPr="00CF672D">
        <w:rPr>
          <w:highlight w:val="yellow"/>
        </w:rPr>
        <w:t xml:space="preserve">Investigation, </w:t>
      </w:r>
      <w:r w:rsidR="00CF672D" w:rsidRPr="000D3847">
        <w:rPr>
          <w:highlight w:val="yellow"/>
        </w:rPr>
        <w:t xml:space="preserve">Methodology, </w:t>
      </w:r>
      <w:r w:rsidR="00CF672D" w:rsidRPr="00CF672D">
        <w:rPr>
          <w:highlight w:val="yellow"/>
        </w:rPr>
        <w:t xml:space="preserve">Software, </w:t>
      </w:r>
      <w:r w:rsidR="00CF672D" w:rsidRPr="00CF672D">
        <w:rPr>
          <w:highlight w:val="yellow"/>
        </w:rPr>
        <w:t>Supervision</w:t>
      </w:r>
      <w:r w:rsidR="00CF672D" w:rsidRPr="000D3847">
        <w:rPr>
          <w:highlight w:val="yellow"/>
        </w:rPr>
        <w:t>, Writing – original draft, Writing – review &amp; editing</w:t>
      </w:r>
    </w:p>
    <w:p w14:paraId="1EA11936" w14:textId="12569B23" w:rsidR="00C825F1" w:rsidRPr="001B731C" w:rsidRDefault="00C825F1" w:rsidP="003D60E6">
      <w:pPr>
        <w:spacing w:line="360" w:lineRule="auto"/>
        <w:rPr>
          <w:b/>
          <w:bCs/>
        </w:rPr>
      </w:pPr>
      <w:commentRangeStart w:id="95"/>
      <w:r w:rsidRPr="001B731C">
        <w:rPr>
          <w:b/>
          <w:bCs/>
        </w:rPr>
        <w:t>Statements and Declarations</w:t>
      </w:r>
      <w:commentRangeEnd w:id="95"/>
      <w:r>
        <w:rPr>
          <w:rStyle w:val="CommentReference"/>
          <w:rFonts w:ascii="Arial" w:hAnsi="Arial" w:cs="Arial"/>
          <w:lang w:val="en"/>
        </w:rPr>
        <w:commentReference w:id="95"/>
      </w:r>
    </w:p>
    <w:p w14:paraId="4C71AE73" w14:textId="14AD7610" w:rsidR="00C825F1" w:rsidRDefault="00BD6606" w:rsidP="003D60E6">
      <w:pPr>
        <w:spacing w:line="360" w:lineRule="auto"/>
      </w:pPr>
      <w:r>
        <w:lastRenderedPageBreak/>
        <w:t>Not applicable</w:t>
      </w:r>
    </w:p>
    <w:p w14:paraId="204214CF" w14:textId="77777777" w:rsidR="00BD6606" w:rsidRDefault="00BD6606" w:rsidP="003D60E6">
      <w:pPr>
        <w:spacing w:line="360" w:lineRule="auto"/>
      </w:pPr>
    </w:p>
    <w:p w14:paraId="2B0D4512" w14:textId="6961150E" w:rsidR="00C825F1" w:rsidRPr="001B731C" w:rsidRDefault="00C825F1" w:rsidP="003D60E6">
      <w:pPr>
        <w:spacing w:line="360" w:lineRule="auto"/>
        <w:rPr>
          <w:b/>
          <w:bCs/>
        </w:rPr>
      </w:pPr>
      <w:r w:rsidRPr="001B731C">
        <w:rPr>
          <w:b/>
          <w:bCs/>
        </w:rPr>
        <w:t>Ethical considerations</w:t>
      </w:r>
    </w:p>
    <w:p w14:paraId="658090ED" w14:textId="56B6388F" w:rsidR="00C825F1" w:rsidRDefault="00C825F1" w:rsidP="003D60E6">
      <w:pPr>
        <w:spacing w:line="360" w:lineRule="auto"/>
      </w:pPr>
      <w:r>
        <w:t>Not applicable</w:t>
      </w:r>
    </w:p>
    <w:p w14:paraId="0DD90AEE" w14:textId="77777777" w:rsidR="00C825F1" w:rsidRDefault="00C825F1" w:rsidP="003D60E6">
      <w:pPr>
        <w:spacing w:line="360" w:lineRule="auto"/>
      </w:pPr>
    </w:p>
    <w:p w14:paraId="3100BA7B" w14:textId="681E4F21" w:rsidR="00C825F1" w:rsidRPr="001B731C" w:rsidRDefault="00C825F1" w:rsidP="003D60E6">
      <w:pPr>
        <w:spacing w:line="360" w:lineRule="auto"/>
        <w:rPr>
          <w:b/>
          <w:bCs/>
        </w:rPr>
      </w:pPr>
      <w:r w:rsidRPr="001B731C">
        <w:rPr>
          <w:b/>
          <w:bCs/>
        </w:rPr>
        <w:t>Consent to participate</w:t>
      </w:r>
    </w:p>
    <w:p w14:paraId="2765A867" w14:textId="0AA91A9C" w:rsidR="00C825F1" w:rsidRDefault="00C825F1" w:rsidP="003D60E6">
      <w:pPr>
        <w:spacing w:line="360" w:lineRule="auto"/>
      </w:pPr>
      <w:r>
        <w:t>Not applicable</w:t>
      </w:r>
    </w:p>
    <w:p w14:paraId="3B372A18" w14:textId="77777777" w:rsidR="00C825F1" w:rsidRDefault="00C825F1" w:rsidP="003D60E6">
      <w:pPr>
        <w:spacing w:line="360" w:lineRule="auto"/>
      </w:pPr>
    </w:p>
    <w:p w14:paraId="78DCAD84" w14:textId="6FF3F2C2" w:rsidR="00C825F1" w:rsidRPr="001B731C" w:rsidRDefault="00C825F1" w:rsidP="003D60E6">
      <w:pPr>
        <w:spacing w:line="360" w:lineRule="auto"/>
        <w:rPr>
          <w:b/>
          <w:bCs/>
        </w:rPr>
      </w:pPr>
      <w:r w:rsidRPr="001B731C">
        <w:rPr>
          <w:b/>
          <w:bCs/>
        </w:rPr>
        <w:t>Consent for publication</w:t>
      </w:r>
    </w:p>
    <w:p w14:paraId="2E15D5DA" w14:textId="4019D378" w:rsidR="00C825F1" w:rsidRDefault="00C825F1" w:rsidP="003D60E6">
      <w:pPr>
        <w:spacing w:line="360" w:lineRule="auto"/>
      </w:pPr>
      <w:r>
        <w:t>Not applicable</w:t>
      </w:r>
    </w:p>
    <w:p w14:paraId="34CD1A3A" w14:textId="77777777" w:rsidR="00C825F1" w:rsidRPr="003D60E6" w:rsidRDefault="00C825F1" w:rsidP="003D60E6">
      <w:pPr>
        <w:spacing w:line="360" w:lineRule="auto"/>
      </w:pPr>
    </w:p>
    <w:p w14:paraId="00000065" w14:textId="6F3B7D78" w:rsidR="001F7126" w:rsidRPr="003D60E6" w:rsidRDefault="006F590D" w:rsidP="003D60E6">
      <w:pPr>
        <w:spacing w:line="360" w:lineRule="auto"/>
        <w:rPr>
          <w:b/>
        </w:rPr>
      </w:pPr>
      <w:r w:rsidRPr="003D60E6">
        <w:rPr>
          <w:b/>
        </w:rPr>
        <w:t xml:space="preserve">Declaration of </w:t>
      </w:r>
      <w:r w:rsidR="00C825F1">
        <w:rPr>
          <w:b/>
        </w:rPr>
        <w:t>Conflicting I</w:t>
      </w:r>
      <w:r w:rsidRPr="003D60E6">
        <w:rPr>
          <w:b/>
        </w:rPr>
        <w:t xml:space="preserve">nterest </w:t>
      </w:r>
    </w:p>
    <w:p w14:paraId="00000066" w14:textId="48C02D82" w:rsidR="001F7126" w:rsidRPr="003D60E6" w:rsidRDefault="006F590D" w:rsidP="003D60E6">
      <w:pPr>
        <w:spacing w:line="360" w:lineRule="auto"/>
        <w:rPr>
          <w:b/>
        </w:rPr>
      </w:pPr>
      <w:r w:rsidRPr="003D60E6">
        <w:t>The author</w:t>
      </w:r>
      <w:r w:rsidR="001B731C">
        <w:t>s</w:t>
      </w:r>
      <w:r w:rsidRPr="003D60E6">
        <w:t xml:space="preserve"> declare</w:t>
      </w:r>
      <w:r w:rsidR="001B731C">
        <w:t>d</w:t>
      </w:r>
      <w:r w:rsidRPr="003D60E6">
        <w:t xml:space="preserve"> no </w:t>
      </w:r>
      <w:r w:rsidR="00C825F1">
        <w:t>potential conflicts of interest with respect to the research, authorship, and/or publication of this article.</w:t>
      </w:r>
    </w:p>
    <w:p w14:paraId="00000067" w14:textId="77777777" w:rsidR="001F7126" w:rsidRPr="003D60E6" w:rsidRDefault="001F7126" w:rsidP="003D60E6">
      <w:pPr>
        <w:spacing w:line="360" w:lineRule="auto"/>
        <w:rPr>
          <w:b/>
        </w:rPr>
      </w:pPr>
    </w:p>
    <w:p w14:paraId="00000068" w14:textId="307AC8F9" w:rsidR="001F7126" w:rsidRDefault="00C825F1" w:rsidP="003D60E6">
      <w:pPr>
        <w:spacing w:line="360" w:lineRule="auto"/>
        <w:rPr>
          <w:b/>
        </w:rPr>
      </w:pPr>
      <w:r>
        <w:rPr>
          <w:b/>
        </w:rPr>
        <w:t>Funding Statement</w:t>
      </w:r>
    </w:p>
    <w:p w14:paraId="2A6AD936" w14:textId="44AB6EC4" w:rsidR="00C825F1" w:rsidRDefault="00C825F1" w:rsidP="00C825F1">
      <w:pPr>
        <w:spacing w:line="360" w:lineRule="auto"/>
      </w:pPr>
      <w:r w:rsidRPr="001B731C">
        <w:t>The authors disclosed receipt of the following financial support for the research, authorship, and publication of this article: This work was supported by the</w:t>
      </w:r>
      <w:r w:rsidRPr="00A53688">
        <w:t xml:space="preserve"> Cancer Prevention and Research Institute of Texas</w:t>
      </w:r>
      <w:r>
        <w:t xml:space="preserve"> </w:t>
      </w:r>
      <w:r w:rsidRPr="001B731C">
        <w:t>[grant number</w:t>
      </w:r>
      <w:r>
        <w:t xml:space="preserve"> </w:t>
      </w:r>
      <w:r w:rsidRPr="00A53688">
        <w:t>RR220021</w:t>
      </w:r>
      <w:r w:rsidRPr="001B731C">
        <w:t>]</w:t>
      </w:r>
      <w:r>
        <w:t xml:space="preserve"> and </w:t>
      </w:r>
      <w:r w:rsidRPr="00A53688">
        <w:t xml:space="preserve">the National Institute of General Medical Science </w:t>
      </w:r>
      <w:r w:rsidRPr="00D46D11">
        <w:t>[grant number</w:t>
      </w:r>
      <w:r>
        <w:t xml:space="preserve"> </w:t>
      </w:r>
      <w:r w:rsidRPr="00A53688">
        <w:t>GM150832</w:t>
      </w:r>
      <w:r>
        <w:t>].</w:t>
      </w:r>
    </w:p>
    <w:p w14:paraId="215ABB5C" w14:textId="77777777" w:rsidR="00C825F1" w:rsidRDefault="00C825F1" w:rsidP="00C825F1">
      <w:pPr>
        <w:spacing w:line="360" w:lineRule="auto"/>
        <w:rPr>
          <w:b/>
          <w:bCs/>
        </w:rPr>
      </w:pPr>
    </w:p>
    <w:p w14:paraId="11DFDCC1" w14:textId="3DB9F0E1" w:rsidR="00C825F1" w:rsidRDefault="00C825F1" w:rsidP="00C825F1">
      <w:pPr>
        <w:spacing w:line="360" w:lineRule="auto"/>
        <w:rPr>
          <w:b/>
          <w:bCs/>
        </w:rPr>
      </w:pPr>
      <w:commentRangeStart w:id="96"/>
      <w:commentRangeStart w:id="97"/>
      <w:r w:rsidRPr="001B731C">
        <w:rPr>
          <w:b/>
          <w:bCs/>
        </w:rPr>
        <w:t>Data Availability</w:t>
      </w:r>
      <w:commentRangeEnd w:id="96"/>
      <w:r w:rsidR="00F02D06">
        <w:rPr>
          <w:rStyle w:val="CommentReference"/>
          <w:rFonts w:ascii="Arial" w:hAnsi="Arial" w:cs="Arial"/>
          <w:lang w:val="en"/>
        </w:rPr>
        <w:commentReference w:id="96"/>
      </w:r>
      <w:commentRangeEnd w:id="97"/>
      <w:r w:rsidR="00CF672D">
        <w:rPr>
          <w:rStyle w:val="CommentReference"/>
          <w:rFonts w:ascii="Arial" w:hAnsi="Arial" w:cs="Arial"/>
          <w:lang w:val="en"/>
        </w:rPr>
        <w:commentReference w:id="97"/>
      </w:r>
    </w:p>
    <w:p w14:paraId="29965089" w14:textId="7B41707C" w:rsidR="00F02D06" w:rsidRDefault="00F02D06" w:rsidP="00C825F1">
      <w:pPr>
        <w:spacing w:line="360" w:lineRule="auto"/>
      </w:pPr>
      <w:r w:rsidRPr="00F02D06">
        <w:rPr>
          <w:highlight w:val="yellow"/>
        </w:rPr>
        <w:t xml:space="preserve">All data is available via the </w:t>
      </w:r>
      <w:proofErr w:type="spellStart"/>
      <w:r w:rsidRPr="00F02D06">
        <w:rPr>
          <w:highlight w:val="yellow"/>
        </w:rPr>
        <w:t>Github</w:t>
      </w:r>
      <w:proofErr w:type="spellEnd"/>
      <w:r w:rsidRPr="00F02D06">
        <w:rPr>
          <w:highlight w:val="yellow"/>
        </w:rPr>
        <w:t xml:space="preserve"> repository </w:t>
      </w:r>
      <w:r w:rsidRPr="00F02D06">
        <w:rPr>
          <w:highlight w:val="yellow"/>
        </w:rPr>
        <w:t>github.com/</w:t>
      </w:r>
      <w:proofErr w:type="spellStart"/>
      <w:r w:rsidRPr="00F02D06">
        <w:rPr>
          <w:highlight w:val="yellow"/>
        </w:rPr>
        <w:t>WanheLiLab</w:t>
      </w:r>
      <w:proofErr w:type="spellEnd"/>
      <w:r w:rsidRPr="00F02D06">
        <w:rPr>
          <w:highlight w:val="yellow"/>
        </w:rPr>
        <w:t>/</w:t>
      </w:r>
      <w:proofErr w:type="spellStart"/>
      <w:r w:rsidRPr="00F02D06">
        <w:rPr>
          <w:highlight w:val="yellow"/>
        </w:rPr>
        <w:t>gigem.Example</w:t>
      </w:r>
      <w:proofErr w:type="spellEnd"/>
      <w:r w:rsidRPr="00F02D06">
        <w:rPr>
          <w:highlight w:val="yellow"/>
        </w:rPr>
        <w:t>, where the GIGEM package can be run to produce the figures and data used for this paper.</w:t>
      </w:r>
    </w:p>
    <w:p w14:paraId="29243D8B" w14:textId="77777777" w:rsidR="00C825F1" w:rsidRDefault="00C825F1" w:rsidP="00F02D06">
      <w:pPr>
        <w:spacing w:line="360" w:lineRule="auto"/>
        <w:rPr>
          <w:b/>
        </w:rPr>
      </w:pPr>
    </w:p>
    <w:p w14:paraId="6FF8A958" w14:textId="0D5FA406" w:rsidR="00C825F1" w:rsidRDefault="00C825F1" w:rsidP="001B731C">
      <w:pPr>
        <w:spacing w:line="360" w:lineRule="auto"/>
        <w:rPr>
          <w:ins w:id="98" w:author="Xin Chen" w:date="2025-05-02T12:32:00Z" w16du:dateUtc="2025-05-02T16:32:00Z"/>
          <w:b/>
        </w:rPr>
      </w:pPr>
      <w:r w:rsidRPr="001B731C">
        <w:rPr>
          <w:b/>
        </w:rPr>
        <w:t>References</w:t>
      </w:r>
    </w:p>
    <w:p w14:paraId="65A988B2" w14:textId="77777777" w:rsidR="00C825F1" w:rsidRPr="001B731C" w:rsidRDefault="00C825F1" w:rsidP="004A3EB5">
      <w:pPr>
        <w:spacing w:line="360" w:lineRule="auto"/>
        <w:rPr>
          <w:b/>
        </w:rPr>
      </w:pPr>
    </w:p>
    <w:p w14:paraId="121906EB" w14:textId="59625B2D" w:rsidR="006960F5" w:rsidRPr="001D2A88" w:rsidRDefault="006960F5" w:rsidP="004A3EB5">
      <w:pPr>
        <w:spacing w:line="360" w:lineRule="auto"/>
        <w:rPr>
          <w:b/>
          <w:highlight w:val="yellow"/>
        </w:rPr>
      </w:pPr>
      <w:r w:rsidRPr="001D2A88">
        <w:rPr>
          <w:b/>
          <w:highlight w:val="yellow"/>
        </w:rPr>
        <w:t>Figure Legends</w:t>
      </w:r>
    </w:p>
    <w:p w14:paraId="4CAFD83B" w14:textId="77777777" w:rsidR="00F02D06" w:rsidRPr="001D2A88" w:rsidRDefault="00F02D06" w:rsidP="004A3EB5">
      <w:pPr>
        <w:spacing w:line="360" w:lineRule="auto"/>
        <w:rPr>
          <w:bCs/>
          <w:highlight w:val="yellow"/>
        </w:rPr>
      </w:pPr>
      <w:r w:rsidRPr="001D2A88">
        <w:rPr>
          <w:b/>
          <w:bCs/>
          <w:highlight w:val="yellow"/>
        </w:rPr>
        <w:t>Figure 1.</w:t>
      </w:r>
      <w:r w:rsidRPr="001D2A88">
        <w:rPr>
          <w:b/>
          <w:highlight w:val="yellow"/>
        </w:rPr>
        <w:t xml:space="preserve"> </w:t>
      </w:r>
      <w:r w:rsidRPr="001D2A88">
        <w:rPr>
          <w:bCs/>
          <w:highlight w:val="yellow"/>
        </w:rPr>
        <w:t xml:space="preserve">Experimental workflow. A) Flies are collected, put through experimental conditions–in this case, Group (25) and Isolation (1) treatments for 2 or 5 days–, then monitored using the Drosophila Activity Monitor(s) (DAM) with activity collected into files on the connected </w:t>
      </w:r>
      <w:r w:rsidRPr="001D2A88">
        <w:rPr>
          <w:bCs/>
          <w:highlight w:val="yellow"/>
        </w:rPr>
        <w:lastRenderedPageBreak/>
        <w:t xml:space="preserve">computer. B) GIGEM uses a parent folder directory system with the HitRun.r file and each batch folder inside the parent folder. C) Each batch folder contains the monitor files associated with the experimental batch and the </w:t>
      </w:r>
      <w:proofErr w:type="spellStart"/>
      <w:r w:rsidRPr="001D2A88">
        <w:rPr>
          <w:bCs/>
          <w:highlight w:val="yellow"/>
        </w:rPr>
        <w:t>Main.</w:t>
      </w:r>
      <w:proofErr w:type="gramStart"/>
      <w:r w:rsidRPr="001D2A88">
        <w:rPr>
          <w:bCs/>
          <w:highlight w:val="yellow"/>
        </w:rPr>
        <w:t>r</w:t>
      </w:r>
      <w:proofErr w:type="spellEnd"/>
      <w:r w:rsidRPr="001D2A88">
        <w:rPr>
          <w:bCs/>
          <w:highlight w:val="yellow"/>
        </w:rPr>
        <w:t xml:space="preserve"> file</w:t>
      </w:r>
      <w:proofErr w:type="gramEnd"/>
      <w:r w:rsidRPr="001D2A88">
        <w:rPr>
          <w:bCs/>
          <w:highlight w:val="yellow"/>
        </w:rPr>
        <w:t xml:space="preserve"> containing the experimental design information. D) The </w:t>
      </w:r>
      <w:proofErr w:type="spellStart"/>
      <w:r w:rsidRPr="001D2A88">
        <w:rPr>
          <w:bCs/>
          <w:highlight w:val="yellow"/>
        </w:rPr>
        <w:t>Main.r</w:t>
      </w:r>
      <w:proofErr w:type="spellEnd"/>
      <w:r w:rsidRPr="001D2A88">
        <w:rPr>
          <w:bCs/>
          <w:highlight w:val="yellow"/>
        </w:rPr>
        <w:t xml:space="preserve"> file contains the Title of the batch, monitor information, and animal variables.</w:t>
      </w:r>
    </w:p>
    <w:p w14:paraId="4750C41A" w14:textId="77777777" w:rsidR="006960F5" w:rsidRPr="001D2A88" w:rsidRDefault="006960F5" w:rsidP="004A3EB5">
      <w:pPr>
        <w:spacing w:line="360" w:lineRule="auto"/>
        <w:rPr>
          <w:b/>
          <w:highlight w:val="yellow"/>
        </w:rPr>
      </w:pPr>
    </w:p>
    <w:p w14:paraId="357E6ED1" w14:textId="297750C7" w:rsidR="004A3EB5" w:rsidRPr="001D2A88" w:rsidRDefault="004A3EB5" w:rsidP="004A3EB5">
      <w:pPr>
        <w:spacing w:line="360" w:lineRule="auto"/>
        <w:rPr>
          <w:bCs/>
          <w:highlight w:val="yellow"/>
        </w:rPr>
      </w:pPr>
      <w:r w:rsidRPr="001D2A88">
        <w:rPr>
          <w:b/>
          <w:highlight w:val="yellow"/>
        </w:rPr>
        <w:t xml:space="preserve">Figure 2. </w:t>
      </w:r>
      <w:r w:rsidR="00F02D06" w:rsidRPr="001D2A88">
        <w:rPr>
          <w:bCs/>
          <w:highlight w:val="yellow"/>
        </w:rPr>
        <w:t xml:space="preserve">Ranked changes in sleep by strain following social isolation. The data </w:t>
      </w:r>
      <w:proofErr w:type="gramStart"/>
      <w:r w:rsidR="00F02D06" w:rsidRPr="001D2A88">
        <w:rPr>
          <w:bCs/>
          <w:highlight w:val="yellow"/>
        </w:rPr>
        <w:t>was fit</w:t>
      </w:r>
      <w:proofErr w:type="gramEnd"/>
      <w:r w:rsidR="00F02D06" w:rsidRPr="001D2A88">
        <w:rPr>
          <w:bCs/>
          <w:highlight w:val="yellow"/>
        </w:rPr>
        <w:t xml:space="preserve"> to a linear model and adjusted for batch effect to give the predicted sleep values for each strain. Each bar represents the percentage of change in sleep relative to the group-condition for each strain, calculated as (g - </w:t>
      </w:r>
      <w:proofErr w:type="spellStart"/>
      <w:r w:rsidR="00F02D06" w:rsidRPr="001D2A88">
        <w:rPr>
          <w:bCs/>
          <w:highlight w:val="yellow"/>
        </w:rPr>
        <w:t>i</w:t>
      </w:r>
      <w:proofErr w:type="spellEnd"/>
      <w:r w:rsidR="00F02D06" w:rsidRPr="001D2A88">
        <w:rPr>
          <w:bCs/>
          <w:highlight w:val="yellow"/>
        </w:rPr>
        <w:t xml:space="preserve">)/g, where </w:t>
      </w:r>
      <w:r w:rsidR="00F02D06" w:rsidRPr="001D2A88">
        <w:rPr>
          <w:bCs/>
          <w:i/>
          <w:iCs/>
          <w:highlight w:val="yellow"/>
        </w:rPr>
        <w:t>g</w:t>
      </w:r>
      <w:r w:rsidR="00F02D06" w:rsidRPr="001D2A88">
        <w:rPr>
          <w:bCs/>
          <w:highlight w:val="yellow"/>
        </w:rPr>
        <w:t xml:space="preserve"> is the group-housed average and </w:t>
      </w:r>
      <w:proofErr w:type="spellStart"/>
      <w:r w:rsidR="00F02D06" w:rsidRPr="001D2A88">
        <w:rPr>
          <w:bCs/>
          <w:i/>
          <w:iCs/>
          <w:highlight w:val="yellow"/>
        </w:rPr>
        <w:t>i</w:t>
      </w:r>
      <w:proofErr w:type="spellEnd"/>
      <w:r w:rsidR="00F02D06" w:rsidRPr="001D2A88">
        <w:rPr>
          <w:bCs/>
          <w:highlight w:val="yellow"/>
        </w:rPr>
        <w:t xml:space="preserve"> is the isolated average for each sleep period. Strains are ranked in increasing order of sleep change based on A) Total Sleep Change (ZT0–24</w:t>
      </w:r>
      <w:proofErr w:type="gramStart"/>
      <w:r w:rsidR="00F02D06" w:rsidRPr="001D2A88">
        <w:rPr>
          <w:bCs/>
          <w:highlight w:val="yellow"/>
        </w:rPr>
        <w:t>), and</w:t>
      </w:r>
      <w:proofErr w:type="gramEnd"/>
      <w:r w:rsidR="00F02D06" w:rsidRPr="001D2A88">
        <w:rPr>
          <w:bCs/>
          <w:highlight w:val="yellow"/>
        </w:rPr>
        <w:t xml:space="preserve"> conserved for B) Daytime Sleep Change (ZT0–12) and C) Nighttime Sleep Change (ZT12–24). Separate rankings are presented for 2-day and 5-day isolation treatments. n = 15–32.</w:t>
      </w:r>
    </w:p>
    <w:p w14:paraId="0EC36151" w14:textId="77777777" w:rsidR="006960F5" w:rsidRPr="001D2A88" w:rsidRDefault="006960F5" w:rsidP="004A3EB5">
      <w:pPr>
        <w:spacing w:line="360" w:lineRule="auto"/>
        <w:rPr>
          <w:b/>
          <w:highlight w:val="yellow"/>
        </w:rPr>
      </w:pPr>
    </w:p>
    <w:p w14:paraId="0221853E" w14:textId="59AB1978" w:rsidR="00C825F1" w:rsidRPr="001D2A88" w:rsidRDefault="00C825F1" w:rsidP="004A3EB5">
      <w:pPr>
        <w:spacing w:line="360" w:lineRule="auto"/>
        <w:rPr>
          <w:color w:val="4C7430"/>
          <w:highlight w:val="yellow"/>
        </w:rPr>
      </w:pPr>
      <w:r w:rsidRPr="001D2A88">
        <w:rPr>
          <w:b/>
          <w:highlight w:val="yellow"/>
        </w:rPr>
        <w:t>Fig</w:t>
      </w:r>
      <w:r w:rsidR="00311046" w:rsidRPr="001D2A88">
        <w:rPr>
          <w:b/>
          <w:highlight w:val="yellow"/>
        </w:rPr>
        <w:t>ure</w:t>
      </w:r>
      <w:r w:rsidRPr="001D2A88">
        <w:rPr>
          <w:b/>
          <w:highlight w:val="yellow"/>
        </w:rPr>
        <w:t xml:space="preserve"> 3</w:t>
      </w:r>
      <w:r w:rsidR="00311046" w:rsidRPr="001D2A88">
        <w:rPr>
          <w:b/>
          <w:highlight w:val="yellow"/>
        </w:rPr>
        <w:t>.</w:t>
      </w:r>
      <w:r w:rsidRPr="001D2A88">
        <w:rPr>
          <w:b/>
          <w:highlight w:val="yellow"/>
        </w:rPr>
        <w:t xml:space="preserve"> </w:t>
      </w:r>
      <w:r w:rsidR="00F02D06" w:rsidRPr="001D2A88">
        <w:rPr>
          <w:highlight w:val="yellow"/>
        </w:rPr>
        <w:t xml:space="preserve">Correlation matrix of sleep parameters based on strain-level responses to isolation. Each point represents the population average change </w:t>
      </w:r>
      <w:proofErr w:type="gramStart"/>
      <w:r w:rsidR="00F02D06" w:rsidRPr="001D2A88">
        <w:rPr>
          <w:highlight w:val="yellow"/>
        </w:rPr>
        <w:t>in a given</w:t>
      </w:r>
      <w:proofErr w:type="gramEnd"/>
      <w:r w:rsidR="00F02D06" w:rsidRPr="001D2A88">
        <w:rPr>
          <w:highlight w:val="yellow"/>
        </w:rPr>
        <w:t xml:space="preserve"> sleep parameter for a single strain, calculated as (g - </w:t>
      </w:r>
      <w:proofErr w:type="spellStart"/>
      <w:r w:rsidR="00F02D06" w:rsidRPr="001D2A88">
        <w:rPr>
          <w:highlight w:val="yellow"/>
        </w:rPr>
        <w:t>i</w:t>
      </w:r>
      <w:proofErr w:type="spellEnd"/>
      <w:r w:rsidR="00F02D06" w:rsidRPr="001D2A88">
        <w:rPr>
          <w:highlight w:val="yellow"/>
        </w:rPr>
        <w:t xml:space="preserve">), where </w:t>
      </w:r>
      <w:r w:rsidR="00F02D06" w:rsidRPr="001D2A88">
        <w:rPr>
          <w:i/>
          <w:iCs/>
          <w:highlight w:val="yellow"/>
        </w:rPr>
        <w:t>g</w:t>
      </w:r>
      <w:r w:rsidR="00F02D06" w:rsidRPr="001D2A88">
        <w:rPr>
          <w:highlight w:val="yellow"/>
        </w:rPr>
        <w:t xml:space="preserve"> is the group-housed average and </w:t>
      </w:r>
      <w:proofErr w:type="spellStart"/>
      <w:r w:rsidR="00F02D06" w:rsidRPr="001D2A88">
        <w:rPr>
          <w:i/>
          <w:iCs/>
          <w:highlight w:val="yellow"/>
        </w:rPr>
        <w:t>i</w:t>
      </w:r>
      <w:proofErr w:type="spellEnd"/>
      <w:r w:rsidR="00F02D06" w:rsidRPr="001D2A88">
        <w:rPr>
          <w:highlight w:val="yellow"/>
        </w:rPr>
        <w:t xml:space="preserve"> is the isolated average for that parameter. The data includes 38 Sleep Inbred Panel (SIP) lines and Canton-S and is divided by 2-days (</w:t>
      </w:r>
      <w:r w:rsidR="00F02D06" w:rsidRPr="001D2A88">
        <w:rPr>
          <w:b/>
          <w:bCs/>
          <w:highlight w:val="yellow"/>
        </w:rPr>
        <w:t>A</w:t>
      </w:r>
      <w:r w:rsidR="00F02D06" w:rsidRPr="001D2A88">
        <w:rPr>
          <w:highlight w:val="yellow"/>
        </w:rPr>
        <w:t>) and 5-days (</w:t>
      </w:r>
      <w:r w:rsidR="00F02D06" w:rsidRPr="001D2A88">
        <w:rPr>
          <w:b/>
          <w:bCs/>
          <w:highlight w:val="yellow"/>
        </w:rPr>
        <w:t>B</w:t>
      </w:r>
      <w:r w:rsidR="00F02D06" w:rsidRPr="001D2A88">
        <w:rPr>
          <w:highlight w:val="yellow"/>
        </w:rPr>
        <w:t>) of social isolation. Pearson correlation coefficients (</w:t>
      </w:r>
      <w:r w:rsidR="00F02D06" w:rsidRPr="001D2A88">
        <w:rPr>
          <w:i/>
          <w:iCs/>
          <w:highlight w:val="yellow"/>
        </w:rPr>
        <w:t>r</w:t>
      </w:r>
      <w:r w:rsidR="00F02D06" w:rsidRPr="001D2A88">
        <w:rPr>
          <w:highlight w:val="yellow"/>
        </w:rPr>
        <w:t xml:space="preserve">) are displayed within each matrix cell, rounded to two decimal places. Matrix color indicates correlation direction and strength, with red representing positive correlations and blue representing negative correlations. Statistical significance was assessed by two-sided unpaired </w:t>
      </w:r>
      <w:r w:rsidR="00F02D06" w:rsidRPr="001D2A88">
        <w:rPr>
          <w:i/>
          <w:iCs/>
          <w:highlight w:val="yellow"/>
        </w:rPr>
        <w:t>t</w:t>
      </w:r>
      <w:r w:rsidR="00F02D06" w:rsidRPr="001D2A88">
        <w:rPr>
          <w:highlight w:val="yellow"/>
        </w:rPr>
        <w:t>-tests</w:t>
      </w:r>
      <w:r w:rsidR="00F02D06" w:rsidRPr="001D2A88">
        <w:rPr>
          <w:highlight w:val="yellow"/>
        </w:rPr>
        <w:t xml:space="preserve"> and </w:t>
      </w:r>
      <w:proofErr w:type="spellStart"/>
      <w:r w:rsidR="00F02D06" w:rsidRPr="001D2A88">
        <w:rPr>
          <w:highlight w:val="yellow"/>
        </w:rPr>
        <w:t>andusted</w:t>
      </w:r>
      <w:proofErr w:type="spellEnd"/>
      <w:r w:rsidR="00F02D06" w:rsidRPr="001D2A88">
        <w:rPr>
          <w:highlight w:val="yellow"/>
        </w:rPr>
        <w:t xml:space="preserve"> for false discovery rate using the Benjamini-Hochberg method</w:t>
      </w:r>
      <w:r w:rsidR="00F02D06" w:rsidRPr="001D2A88">
        <w:rPr>
          <w:highlight w:val="yellow"/>
        </w:rPr>
        <w:t xml:space="preserve">, with thresholds of </w:t>
      </w:r>
      <w:r w:rsidR="00F02D06" w:rsidRPr="001D2A88">
        <w:rPr>
          <w:i/>
          <w:iCs/>
          <w:highlight w:val="yellow"/>
        </w:rPr>
        <w:t>*P&lt;0.05, **P&lt;</w:t>
      </w:r>
      <w:proofErr w:type="gramStart"/>
      <w:r w:rsidR="00F02D06" w:rsidRPr="001D2A88">
        <w:rPr>
          <w:i/>
          <w:iCs/>
          <w:highlight w:val="yellow"/>
        </w:rPr>
        <w:t>0.01, *</w:t>
      </w:r>
      <w:proofErr w:type="gramEnd"/>
      <w:r w:rsidR="00F02D06" w:rsidRPr="001D2A88">
        <w:rPr>
          <w:i/>
          <w:iCs/>
          <w:highlight w:val="yellow"/>
        </w:rPr>
        <w:t xml:space="preserve">**P&lt;0.001, ****P&lt;0.0001. </w:t>
      </w:r>
      <w:r w:rsidR="00F02D06" w:rsidRPr="001D2A88">
        <w:rPr>
          <w:highlight w:val="yellow"/>
        </w:rPr>
        <w:t>n = 15–32.</w:t>
      </w:r>
    </w:p>
    <w:p w14:paraId="568659E4" w14:textId="77777777" w:rsidR="006960F5" w:rsidRPr="001D2A88" w:rsidRDefault="006960F5" w:rsidP="00C825F1">
      <w:pPr>
        <w:spacing w:line="360" w:lineRule="auto"/>
        <w:rPr>
          <w:b/>
          <w:bCs/>
          <w:highlight w:val="yellow"/>
        </w:rPr>
      </w:pPr>
    </w:p>
    <w:p w14:paraId="2D97CBB2" w14:textId="78C4A22F" w:rsidR="006960F5" w:rsidRPr="001D2A88" w:rsidRDefault="006960F5" w:rsidP="00C825F1">
      <w:pPr>
        <w:spacing w:line="360" w:lineRule="auto"/>
        <w:rPr>
          <w:b/>
          <w:bCs/>
          <w:highlight w:val="yellow"/>
        </w:rPr>
      </w:pPr>
      <w:r w:rsidRPr="001D2A88">
        <w:rPr>
          <w:b/>
          <w:bCs/>
          <w:highlight w:val="yellow"/>
        </w:rPr>
        <w:t>Supplementary Material</w:t>
      </w:r>
    </w:p>
    <w:p w14:paraId="7E6A9F3C" w14:textId="2DB09508" w:rsidR="00311046" w:rsidRPr="001D2A88" w:rsidRDefault="00311046" w:rsidP="00311046">
      <w:pPr>
        <w:spacing w:line="360" w:lineRule="auto"/>
        <w:rPr>
          <w:bCs/>
          <w:highlight w:val="yellow"/>
        </w:rPr>
      </w:pPr>
      <w:r w:rsidRPr="001D2A88">
        <w:rPr>
          <w:b/>
          <w:bCs/>
          <w:highlight w:val="yellow"/>
        </w:rPr>
        <w:t xml:space="preserve">Supplementary Figure 1. </w:t>
      </w:r>
      <w:r w:rsidR="00F02D06" w:rsidRPr="001D2A88">
        <w:rPr>
          <w:bCs/>
          <w:highlight w:val="yellow"/>
        </w:rPr>
        <w:t xml:space="preserve">Sleep profiles and sleep parameters for a single experimental batch. </w:t>
      </w:r>
      <w:r w:rsidR="00F02D06" w:rsidRPr="001D2A88">
        <w:rPr>
          <w:b/>
          <w:bCs/>
          <w:highlight w:val="yellow"/>
        </w:rPr>
        <w:t>A–L)</w:t>
      </w:r>
      <w:r w:rsidR="00F02D06" w:rsidRPr="001D2A88">
        <w:rPr>
          <w:bCs/>
          <w:highlight w:val="yellow"/>
        </w:rPr>
        <w:t xml:space="preserve"> Population sleep profiles show the percentage of animals asleep in 5-minute intervals, averaged across 2 days to generate a representative 24-hour curve (solid lines represent the mean; shaded areas indicate ±SEM). Each data point represents an individual animal’s average for the indicated sleep parameter, including </w:t>
      </w:r>
      <w:r w:rsidR="00F02D06" w:rsidRPr="001D2A88">
        <w:rPr>
          <w:b/>
          <w:bCs/>
          <w:highlight w:val="yellow"/>
        </w:rPr>
        <w:t xml:space="preserve">M–X) </w:t>
      </w:r>
      <w:r w:rsidR="00F02D06" w:rsidRPr="001D2A88">
        <w:rPr>
          <w:bCs/>
          <w:highlight w:val="yellow"/>
        </w:rPr>
        <w:t>total sleep (ZT0–24),</w:t>
      </w:r>
      <w:r w:rsidR="00F02D06" w:rsidRPr="001D2A88">
        <w:rPr>
          <w:b/>
          <w:bCs/>
          <w:highlight w:val="yellow"/>
        </w:rPr>
        <w:t xml:space="preserve"> </w:t>
      </w:r>
      <w:r w:rsidR="00F02D06" w:rsidRPr="001D2A88">
        <w:rPr>
          <w:bCs/>
          <w:highlight w:val="yellow"/>
        </w:rPr>
        <w:t>daytime sleep (ZT0–</w:t>
      </w:r>
      <w:r w:rsidR="00F02D06" w:rsidRPr="001D2A88">
        <w:rPr>
          <w:bCs/>
          <w:highlight w:val="yellow"/>
        </w:rPr>
        <w:lastRenderedPageBreak/>
        <w:t>12), and</w:t>
      </w:r>
      <w:r w:rsidR="00F02D06" w:rsidRPr="001D2A88">
        <w:rPr>
          <w:b/>
          <w:bCs/>
          <w:highlight w:val="yellow"/>
        </w:rPr>
        <w:t xml:space="preserve"> </w:t>
      </w:r>
      <w:r w:rsidR="00F02D06" w:rsidRPr="001D2A88">
        <w:rPr>
          <w:bCs/>
          <w:highlight w:val="yellow"/>
        </w:rPr>
        <w:t xml:space="preserve">nighttime sleep (ZT12–24), as well as </w:t>
      </w:r>
      <w:r w:rsidR="00F02D06" w:rsidRPr="001D2A88">
        <w:rPr>
          <w:b/>
          <w:bCs/>
          <w:highlight w:val="yellow"/>
        </w:rPr>
        <w:t xml:space="preserve">Y–AJ) </w:t>
      </w:r>
      <w:r w:rsidR="00F02D06" w:rsidRPr="001D2A88">
        <w:rPr>
          <w:bCs/>
          <w:highlight w:val="yellow"/>
        </w:rPr>
        <w:t xml:space="preserve">the number of daytime sleep bouts and average daytime bout length and the number of daytime sleep bouts and average daytime bout length. </w:t>
      </w:r>
      <w:r w:rsidR="00F02D06" w:rsidRPr="001D2A88">
        <w:rPr>
          <w:b/>
          <w:bCs/>
          <w:highlight w:val="yellow"/>
        </w:rPr>
        <w:t xml:space="preserve">AK–AV) </w:t>
      </w:r>
      <w:r w:rsidR="00F02D06" w:rsidRPr="001D2A88">
        <w:rPr>
          <w:bCs/>
          <w:highlight w:val="yellow"/>
        </w:rPr>
        <w:t xml:space="preserve">Cumulative relative </w:t>
      </w:r>
      <w:proofErr w:type="gramStart"/>
      <w:r w:rsidR="00F02D06" w:rsidRPr="001D2A88">
        <w:rPr>
          <w:bCs/>
          <w:highlight w:val="yellow"/>
        </w:rPr>
        <w:t>frequency(</w:t>
      </w:r>
      <w:proofErr w:type="gramEnd"/>
      <w:r w:rsidR="00F02D06" w:rsidRPr="001D2A88">
        <w:rPr>
          <w:bCs/>
          <w:highlight w:val="yellow"/>
        </w:rPr>
        <w:t xml:space="preserve">CRF) for bout duration is divided by daytime (top) and nighttime (bottom). Separate sleep profiles compare group-housed and isolated animals following 2 days (left panel) and 5 days (right panel) of social isolation. Confidence intervals are shown. Across all panels, group-housed animals (control) are shown in blue and socially isolated animals in red. Statistical significance was assessed by two-sided unpaired </w:t>
      </w:r>
      <w:r w:rsidR="00F02D06" w:rsidRPr="001D2A88">
        <w:rPr>
          <w:bCs/>
          <w:i/>
          <w:iCs/>
          <w:highlight w:val="yellow"/>
        </w:rPr>
        <w:t>t</w:t>
      </w:r>
      <w:r w:rsidR="00F02D06" w:rsidRPr="001D2A88">
        <w:rPr>
          <w:bCs/>
          <w:highlight w:val="yellow"/>
        </w:rPr>
        <w:t xml:space="preserve">-tests and Kolmogorov-Smirnov tests (for CRF), with thresholds of </w:t>
      </w:r>
      <w:r w:rsidR="00F02D06" w:rsidRPr="001D2A88">
        <w:rPr>
          <w:bCs/>
          <w:i/>
          <w:iCs/>
          <w:highlight w:val="yellow"/>
        </w:rPr>
        <w:t xml:space="preserve">*P&lt;0.05, **P&lt;0.01, ***P&lt;0.001, ****P&lt;0.0001; </w:t>
      </w:r>
      <w:r w:rsidR="00F02D06" w:rsidRPr="001D2A88">
        <w:rPr>
          <w:bCs/>
          <w:highlight w:val="yellow"/>
        </w:rPr>
        <w:t>n = 15–32.</w:t>
      </w:r>
    </w:p>
    <w:p w14:paraId="4FBD5013" w14:textId="77777777" w:rsidR="006960F5" w:rsidRPr="001D2A88" w:rsidRDefault="006960F5" w:rsidP="00311046">
      <w:pPr>
        <w:spacing w:line="360" w:lineRule="auto"/>
        <w:rPr>
          <w:bCs/>
          <w:highlight w:val="yellow"/>
        </w:rPr>
      </w:pPr>
    </w:p>
    <w:p w14:paraId="7A08864F" w14:textId="7EE10A63" w:rsidR="006960F5" w:rsidRPr="001D2A88" w:rsidRDefault="00311046" w:rsidP="006960F5">
      <w:pPr>
        <w:spacing w:line="360" w:lineRule="auto"/>
        <w:rPr>
          <w:bCs/>
          <w:highlight w:val="yellow"/>
        </w:rPr>
      </w:pPr>
      <w:r w:rsidRPr="001D2A88">
        <w:rPr>
          <w:b/>
          <w:bCs/>
          <w:highlight w:val="yellow"/>
        </w:rPr>
        <w:t xml:space="preserve">Supplementary Figure 2. </w:t>
      </w:r>
      <w:r w:rsidR="006960F5" w:rsidRPr="001D2A88">
        <w:rPr>
          <w:bCs/>
          <w:highlight w:val="yellow"/>
        </w:rPr>
        <w:t>Scatterplot visualization of correlation matrix data (Figure 3) with k-means clustering. </w:t>
      </w:r>
    </w:p>
    <w:p w14:paraId="6FEC1B99" w14:textId="3415861A" w:rsidR="00311046" w:rsidRPr="001D2A88" w:rsidRDefault="006960F5" w:rsidP="006960F5">
      <w:pPr>
        <w:spacing w:line="360" w:lineRule="auto"/>
        <w:rPr>
          <w:bCs/>
          <w:highlight w:val="yellow"/>
        </w:rPr>
      </w:pPr>
      <w:r w:rsidRPr="001D2A88">
        <w:rPr>
          <w:bCs/>
          <w:highlight w:val="yellow"/>
        </w:rPr>
        <w:t xml:space="preserve">Panels </w:t>
      </w:r>
      <w:r w:rsidRPr="001D2A88">
        <w:rPr>
          <w:b/>
          <w:bCs/>
          <w:highlight w:val="yellow"/>
        </w:rPr>
        <w:t xml:space="preserve">A </w:t>
      </w:r>
      <w:r w:rsidRPr="001D2A88">
        <w:rPr>
          <w:bCs/>
          <w:highlight w:val="yellow"/>
        </w:rPr>
        <w:t xml:space="preserve">&amp; </w:t>
      </w:r>
      <w:r w:rsidRPr="001D2A88">
        <w:rPr>
          <w:b/>
          <w:bCs/>
          <w:highlight w:val="yellow"/>
        </w:rPr>
        <w:t>B</w:t>
      </w:r>
      <w:r w:rsidRPr="001D2A88">
        <w:rPr>
          <w:bCs/>
          <w:highlight w:val="yellow"/>
        </w:rPr>
        <w:t xml:space="preserve"> display a matrix of scatterplots comparing the difference between group-housed and isolated averages (g - </w:t>
      </w:r>
      <w:proofErr w:type="spellStart"/>
      <w:r w:rsidRPr="001D2A88">
        <w:rPr>
          <w:bCs/>
          <w:highlight w:val="yellow"/>
        </w:rPr>
        <w:t>i</w:t>
      </w:r>
      <w:proofErr w:type="spellEnd"/>
      <w:r w:rsidRPr="001D2A88">
        <w:rPr>
          <w:bCs/>
          <w:highlight w:val="yellow"/>
        </w:rPr>
        <w:t xml:space="preserve">) for each parameter by strain. Each point represents the strain-level mean for 38 Sleep Inbred Panel (SIP) lines and Canton-S. Linear regression lines are overlaid to indicate the direction &amp; </w:t>
      </w:r>
      <w:proofErr w:type="gramStart"/>
      <w:r w:rsidRPr="001D2A88">
        <w:rPr>
          <w:bCs/>
          <w:highlight w:val="yellow"/>
        </w:rPr>
        <w:t>center-line</w:t>
      </w:r>
      <w:proofErr w:type="gramEnd"/>
      <w:r w:rsidRPr="001D2A88">
        <w:rPr>
          <w:bCs/>
          <w:highlight w:val="yellow"/>
        </w:rPr>
        <w:t xml:space="preserve"> of relationships between traits. Colors represent phenotypic similarity identified via k-means clustering; datapoint shapes indicate the strain groupings based on genetic background. Data is divided by social isolation duration for (</w:t>
      </w:r>
      <w:r w:rsidRPr="001D2A88">
        <w:rPr>
          <w:b/>
          <w:bCs/>
          <w:highlight w:val="yellow"/>
        </w:rPr>
        <w:t>A</w:t>
      </w:r>
      <w:r w:rsidRPr="001D2A88">
        <w:rPr>
          <w:bCs/>
          <w:highlight w:val="yellow"/>
        </w:rPr>
        <w:t>) 2 days or (</w:t>
      </w:r>
      <w:r w:rsidRPr="001D2A88">
        <w:rPr>
          <w:b/>
          <w:bCs/>
          <w:highlight w:val="yellow"/>
        </w:rPr>
        <w:t>B</w:t>
      </w:r>
      <w:r w:rsidRPr="001D2A88">
        <w:rPr>
          <w:bCs/>
          <w:highlight w:val="yellow"/>
        </w:rPr>
        <w:t xml:space="preserve">) 5 days. These plots visualize the same data shown in the correlation matrices of Figure 3 with scatterplot positions corresponding directly to the correlation matrix’s boxed </w:t>
      </w:r>
      <w:proofErr w:type="spellStart"/>
      <w:r w:rsidRPr="001D2A88">
        <w:rPr>
          <w:bCs/>
          <w:highlight w:val="yellow"/>
        </w:rPr>
        <w:t>r-value</w:t>
      </w:r>
      <w:proofErr w:type="spellEnd"/>
      <w:r w:rsidRPr="001D2A88">
        <w:rPr>
          <w:bCs/>
          <w:highlight w:val="yellow"/>
        </w:rPr>
        <w:t xml:space="preserve"> position. n = 39 strains.</w:t>
      </w:r>
    </w:p>
    <w:p w14:paraId="17753A07" w14:textId="77777777" w:rsidR="006960F5" w:rsidRPr="001D2A88" w:rsidRDefault="006960F5" w:rsidP="006960F5">
      <w:pPr>
        <w:spacing w:line="360" w:lineRule="auto"/>
        <w:rPr>
          <w:bCs/>
          <w:highlight w:val="yellow"/>
        </w:rPr>
      </w:pPr>
    </w:p>
    <w:p w14:paraId="1AD09E21" w14:textId="7DB7F99D" w:rsidR="006960F5" w:rsidRPr="001D2A88" w:rsidRDefault="00311046" w:rsidP="006960F5">
      <w:pPr>
        <w:spacing w:line="360" w:lineRule="auto"/>
        <w:rPr>
          <w:bCs/>
          <w:highlight w:val="yellow"/>
        </w:rPr>
      </w:pPr>
      <w:r w:rsidRPr="001D2A88">
        <w:rPr>
          <w:b/>
          <w:highlight w:val="yellow"/>
        </w:rPr>
        <w:t xml:space="preserve">Supplementary Figure 3. </w:t>
      </w:r>
      <w:r w:rsidRPr="001D2A88">
        <w:rPr>
          <w:bCs/>
          <w:highlight w:val="yellow"/>
        </w:rPr>
        <w:t>S</w:t>
      </w:r>
      <w:r w:rsidR="006960F5" w:rsidRPr="001D2A88">
        <w:rPr>
          <w:bCs/>
          <w:highlight w:val="yellow"/>
        </w:rPr>
        <w:t>l</w:t>
      </w:r>
      <w:r w:rsidR="006960F5" w:rsidRPr="001D2A88">
        <w:rPr>
          <w:bCs/>
          <w:highlight w:val="yellow"/>
        </w:rPr>
        <w:t>eep profiles and parameters for SIP-L1 Strains. </w:t>
      </w:r>
    </w:p>
    <w:p w14:paraId="06D71FDF" w14:textId="3AA92223" w:rsidR="006960F5" w:rsidRPr="001D2A88" w:rsidRDefault="006960F5" w:rsidP="00311046">
      <w:pPr>
        <w:spacing w:line="360" w:lineRule="auto"/>
        <w:rPr>
          <w:bCs/>
          <w:highlight w:val="yellow"/>
        </w:rPr>
      </w:pPr>
      <w:r w:rsidRPr="001D2A88">
        <w:rPr>
          <w:bCs/>
          <w:highlight w:val="yellow"/>
        </w:rPr>
        <w:t xml:space="preserve">A–T) SIP-L1 strains 1–10 sleep profiles, sleep parameters, and bout distributions as explained in SF1 for 2 days (A–J) and 5 days (K–T) of treatment. Statistical significance was assessed by two-sided unpaired </w:t>
      </w:r>
      <w:r w:rsidRPr="001D2A88">
        <w:rPr>
          <w:bCs/>
          <w:i/>
          <w:iCs/>
          <w:highlight w:val="yellow"/>
        </w:rPr>
        <w:t>t</w:t>
      </w:r>
      <w:r w:rsidRPr="001D2A88">
        <w:rPr>
          <w:bCs/>
          <w:highlight w:val="yellow"/>
        </w:rPr>
        <w:t xml:space="preserve">-tests and Kolmogorov-Smirnov tests, with thresholds of </w:t>
      </w:r>
      <w:r w:rsidRPr="001D2A88">
        <w:rPr>
          <w:bCs/>
          <w:i/>
          <w:iCs/>
          <w:highlight w:val="yellow"/>
        </w:rPr>
        <w:t>*P&lt;0.05, **P&lt;0.01, ***P&lt;0.001, ****P&lt;0.0001;</w:t>
      </w:r>
      <w:r w:rsidRPr="001D2A88">
        <w:rPr>
          <w:bCs/>
          <w:highlight w:val="yellow"/>
        </w:rPr>
        <w:t xml:space="preserve"> n = 17–32.</w:t>
      </w:r>
      <w:r w:rsidR="00311046" w:rsidRPr="001D2A88">
        <w:rPr>
          <w:bCs/>
          <w:highlight w:val="yellow"/>
        </w:rPr>
        <w:t xml:space="preserve"> </w:t>
      </w:r>
    </w:p>
    <w:p w14:paraId="32249BD8" w14:textId="77777777" w:rsidR="006960F5" w:rsidRPr="001D2A88" w:rsidRDefault="006960F5" w:rsidP="00311046">
      <w:pPr>
        <w:spacing w:line="360" w:lineRule="auto"/>
        <w:rPr>
          <w:bCs/>
          <w:i/>
          <w:iCs/>
          <w:highlight w:val="yellow"/>
        </w:rPr>
      </w:pPr>
    </w:p>
    <w:p w14:paraId="4683ECB8" w14:textId="77777777" w:rsidR="006960F5" w:rsidRPr="001D2A88" w:rsidRDefault="00311046" w:rsidP="006960F5">
      <w:pPr>
        <w:spacing w:line="360" w:lineRule="auto"/>
        <w:rPr>
          <w:bCs/>
          <w:highlight w:val="yellow"/>
        </w:rPr>
      </w:pPr>
      <w:r w:rsidRPr="001D2A88">
        <w:rPr>
          <w:b/>
          <w:highlight w:val="yellow"/>
        </w:rPr>
        <w:t xml:space="preserve">Supplementary Figure 4. </w:t>
      </w:r>
      <w:r w:rsidR="006960F5" w:rsidRPr="001D2A88">
        <w:rPr>
          <w:bCs/>
          <w:highlight w:val="yellow"/>
        </w:rPr>
        <w:t>Sleep profiles and parameters for SIP-L2 Strains. </w:t>
      </w:r>
    </w:p>
    <w:p w14:paraId="4FEA2E07" w14:textId="4E1D2EFA" w:rsidR="00311046" w:rsidRPr="001D2A88" w:rsidRDefault="006960F5" w:rsidP="006960F5">
      <w:pPr>
        <w:spacing w:line="360" w:lineRule="auto"/>
        <w:rPr>
          <w:bCs/>
          <w:highlight w:val="yellow"/>
        </w:rPr>
      </w:pPr>
      <w:r w:rsidRPr="001D2A88">
        <w:rPr>
          <w:bCs/>
          <w:highlight w:val="yellow"/>
        </w:rPr>
        <w:t xml:space="preserve">A–R) SIP-L2 strains 1–8, &amp; 10 sleep profiles, sleep parameters, and bout distributions as explained in SF1 for 2 days (A–I) and 5 days (J–R) of treatment. Statistical significance was </w:t>
      </w:r>
      <w:r w:rsidRPr="001D2A88">
        <w:rPr>
          <w:bCs/>
          <w:highlight w:val="yellow"/>
        </w:rPr>
        <w:lastRenderedPageBreak/>
        <w:t xml:space="preserve">assessed by two-sided unpaired </w:t>
      </w:r>
      <w:r w:rsidRPr="001D2A88">
        <w:rPr>
          <w:bCs/>
          <w:i/>
          <w:iCs/>
          <w:highlight w:val="yellow"/>
        </w:rPr>
        <w:t>t</w:t>
      </w:r>
      <w:r w:rsidRPr="001D2A88">
        <w:rPr>
          <w:bCs/>
          <w:highlight w:val="yellow"/>
        </w:rPr>
        <w:t xml:space="preserve">-tests and Kolmogorov-Smirnov tests, with thresholds of </w:t>
      </w:r>
      <w:r w:rsidRPr="001D2A88">
        <w:rPr>
          <w:bCs/>
          <w:i/>
          <w:iCs/>
          <w:highlight w:val="yellow"/>
        </w:rPr>
        <w:t>*P&lt;0.05, **P&lt;0.01, ***P&lt;0.001, ****P&lt;0.0001;</w:t>
      </w:r>
      <w:r w:rsidRPr="001D2A88">
        <w:rPr>
          <w:bCs/>
          <w:highlight w:val="yellow"/>
        </w:rPr>
        <w:t xml:space="preserve"> n = 25–32.</w:t>
      </w:r>
    </w:p>
    <w:p w14:paraId="656B954C" w14:textId="77777777" w:rsidR="006960F5" w:rsidRPr="001D2A88" w:rsidRDefault="006960F5" w:rsidP="006960F5">
      <w:pPr>
        <w:spacing w:line="360" w:lineRule="auto"/>
        <w:rPr>
          <w:bCs/>
          <w:highlight w:val="yellow"/>
        </w:rPr>
      </w:pPr>
    </w:p>
    <w:p w14:paraId="7B3947A5" w14:textId="77777777" w:rsidR="006960F5" w:rsidRPr="006960F5" w:rsidRDefault="006960F5" w:rsidP="006960F5">
      <w:pPr>
        <w:spacing w:line="360" w:lineRule="auto"/>
        <w:rPr>
          <w:bCs/>
          <w:highlight w:val="yellow"/>
        </w:rPr>
      </w:pPr>
      <w:r w:rsidRPr="006960F5">
        <w:rPr>
          <w:b/>
          <w:bCs/>
          <w:highlight w:val="yellow"/>
        </w:rPr>
        <w:t>Supplementary Figure 5.</w:t>
      </w:r>
      <w:r w:rsidRPr="006960F5">
        <w:rPr>
          <w:bCs/>
          <w:highlight w:val="yellow"/>
        </w:rPr>
        <w:t xml:space="preserve"> Sleep profiles and parameters for SIP-S1 Strains.</w:t>
      </w:r>
    </w:p>
    <w:p w14:paraId="5F7E8F68" w14:textId="77777777" w:rsidR="006960F5" w:rsidRPr="001D2A88" w:rsidRDefault="006960F5" w:rsidP="006960F5">
      <w:pPr>
        <w:spacing w:line="360" w:lineRule="auto"/>
        <w:rPr>
          <w:bCs/>
          <w:highlight w:val="yellow"/>
        </w:rPr>
      </w:pPr>
      <w:r w:rsidRPr="006960F5">
        <w:rPr>
          <w:bCs/>
          <w:highlight w:val="yellow"/>
        </w:rPr>
        <w:t xml:space="preserve">A–R) SIP-S1 strains 1–7, &amp; 9–10 sleep profiles, sleep parameters, and bout distributions as explained in SF1 for 2 days (A–I) and 5 days (J–R) of treatment. Statistical significance was assessed by two-sided unpaired </w:t>
      </w:r>
      <w:r w:rsidRPr="006960F5">
        <w:rPr>
          <w:bCs/>
          <w:i/>
          <w:iCs/>
          <w:highlight w:val="yellow"/>
        </w:rPr>
        <w:t>t</w:t>
      </w:r>
      <w:r w:rsidRPr="006960F5">
        <w:rPr>
          <w:bCs/>
          <w:highlight w:val="yellow"/>
        </w:rPr>
        <w:t xml:space="preserve">-tests and Kolmogorov-Smirnov tests, with thresholds of </w:t>
      </w:r>
      <w:r w:rsidRPr="006960F5">
        <w:rPr>
          <w:bCs/>
          <w:i/>
          <w:iCs/>
          <w:highlight w:val="yellow"/>
        </w:rPr>
        <w:t xml:space="preserve">*P&lt;0.05, **P&lt;0.01, ***P&lt;0.001, ****P&lt;0.0001; </w:t>
      </w:r>
      <w:r w:rsidRPr="006960F5">
        <w:rPr>
          <w:bCs/>
          <w:highlight w:val="yellow"/>
        </w:rPr>
        <w:t>n = 26–32.</w:t>
      </w:r>
    </w:p>
    <w:p w14:paraId="5B2E31A8" w14:textId="77777777" w:rsidR="006960F5" w:rsidRPr="006960F5" w:rsidRDefault="006960F5" w:rsidP="006960F5">
      <w:pPr>
        <w:spacing w:line="360" w:lineRule="auto"/>
        <w:rPr>
          <w:b/>
          <w:highlight w:val="yellow"/>
        </w:rPr>
      </w:pPr>
    </w:p>
    <w:p w14:paraId="15507C66" w14:textId="77777777" w:rsidR="006960F5" w:rsidRPr="006960F5" w:rsidRDefault="006960F5" w:rsidP="006960F5">
      <w:pPr>
        <w:spacing w:line="360" w:lineRule="auto"/>
        <w:rPr>
          <w:bCs/>
          <w:highlight w:val="yellow"/>
        </w:rPr>
      </w:pPr>
      <w:r w:rsidRPr="006960F5">
        <w:rPr>
          <w:b/>
          <w:bCs/>
          <w:highlight w:val="yellow"/>
        </w:rPr>
        <w:t xml:space="preserve">Supplementary Figure 6. </w:t>
      </w:r>
      <w:r w:rsidRPr="006960F5">
        <w:rPr>
          <w:bCs/>
          <w:highlight w:val="yellow"/>
        </w:rPr>
        <w:t>Sleep profiles and parameters for SIP-S2 Strains.</w:t>
      </w:r>
    </w:p>
    <w:p w14:paraId="41F32699" w14:textId="4BC112F2" w:rsidR="00C825F1" w:rsidRPr="006960F5" w:rsidRDefault="006960F5" w:rsidP="006960F5">
      <w:pPr>
        <w:spacing w:line="360" w:lineRule="auto"/>
        <w:rPr>
          <w:bCs/>
        </w:rPr>
      </w:pPr>
      <w:r w:rsidRPr="001D2A88">
        <w:rPr>
          <w:bCs/>
          <w:highlight w:val="yellow"/>
        </w:rPr>
        <w:t xml:space="preserve">A–T) SIP-S2 strains 1–10 sleep profiles, sleep parameters, and bout distributions as explained in SF1 for 2 days (A–J) and 5 days (K–T) of treatment. Statistical significance was assessed by two-sided unpaired </w:t>
      </w:r>
      <w:r w:rsidRPr="001D2A88">
        <w:rPr>
          <w:bCs/>
          <w:i/>
          <w:iCs/>
          <w:highlight w:val="yellow"/>
        </w:rPr>
        <w:t>t</w:t>
      </w:r>
      <w:r w:rsidRPr="001D2A88">
        <w:rPr>
          <w:bCs/>
          <w:highlight w:val="yellow"/>
        </w:rPr>
        <w:t xml:space="preserve">-tests and Kolmogorov-Smirnov tests, with thresholds of </w:t>
      </w:r>
      <w:r w:rsidRPr="001D2A88">
        <w:rPr>
          <w:bCs/>
          <w:i/>
          <w:iCs/>
          <w:highlight w:val="yellow"/>
        </w:rPr>
        <w:t>*P&lt;0.05, **P&lt;0.01, ***P&lt;0.001, ****P&lt;0.0001;</w:t>
      </w:r>
      <w:r w:rsidRPr="001D2A88">
        <w:rPr>
          <w:bCs/>
          <w:highlight w:val="yellow"/>
        </w:rPr>
        <w:t xml:space="preserve"> n = 15–32.</w:t>
      </w:r>
    </w:p>
    <w:p w14:paraId="0000006A" w14:textId="21924B2D" w:rsidR="001F7126" w:rsidRPr="003D60E6" w:rsidRDefault="001F7126" w:rsidP="00C825F1">
      <w:pPr>
        <w:spacing w:line="360" w:lineRule="auto"/>
        <w:rPr>
          <w:b/>
          <w:bCs/>
        </w:rPr>
      </w:pPr>
    </w:p>
    <w:sectPr w:rsidR="001F7126" w:rsidRPr="003D60E6">
      <w:footerReference w:type="even" r:id="rId14"/>
      <w:footerReference w:type="default" r:id="rId15"/>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Esther Doria" w:date="2025-05-14T13:58:00Z" w:initials="ED">
    <w:p w14:paraId="66947946" w14:textId="77777777" w:rsidR="00F91C23" w:rsidRDefault="00F91C23" w:rsidP="00F91C23">
      <w:pPr>
        <w:pStyle w:val="CommentText"/>
      </w:pPr>
      <w:r>
        <w:rPr>
          <w:rStyle w:val="CommentReference"/>
        </w:rPr>
        <w:annotationRef/>
      </w:r>
      <w:r>
        <w:t>Common? Or possible?</w:t>
      </w:r>
    </w:p>
  </w:comment>
  <w:comment w:id="27" w:author="Doria, Esther" w:date="2025-05-01T12:49:00Z" w:initials="EL">
    <w:p w14:paraId="7D9BC227" w14:textId="4B2F60D0" w:rsidR="002736FA" w:rsidRDefault="002736FA" w:rsidP="002736FA">
      <w:r>
        <w:rPr>
          <w:rStyle w:val="CommentReference"/>
        </w:rPr>
        <w:annotationRef/>
      </w:r>
      <w:r>
        <w:rPr>
          <w:rFonts w:ascii="Arial" w:hAnsi="Arial" w:cs="Arial"/>
          <w:color w:val="000000"/>
          <w:sz w:val="20"/>
          <w:szCs w:val="20"/>
          <w:lang w:val="en"/>
        </w:rPr>
        <w:t>Ghosh A, Sheeba V. VANESSA-Shiny Apps for Accelerated Time-series Analysis and Visualization of Drosophila Circadian Rhythm and Sleep Data. J Biol Rhythms. 2022 Apr;37(2):222-231. doi: 10.1177/07487304221077662. Epub 2022 Feb 25. PMID: 35209761.</w:t>
      </w:r>
    </w:p>
  </w:comment>
  <w:comment w:id="28" w:author="Doria, Esther" w:date="2025-05-01T12:50:00Z" w:initials="EL">
    <w:p w14:paraId="3AAD5727" w14:textId="77777777" w:rsidR="002736FA" w:rsidRDefault="002736FA" w:rsidP="002736FA">
      <w:r>
        <w:rPr>
          <w:rStyle w:val="CommentReference"/>
        </w:rPr>
        <w:annotationRef/>
      </w:r>
      <w:r>
        <w:rPr>
          <w:rFonts w:ascii="Arial" w:hAnsi="Arial" w:cs="Arial"/>
          <w:sz w:val="20"/>
          <w:szCs w:val="20"/>
          <w:lang w:val="en"/>
        </w:rPr>
        <w:t>Persons JL, Abhilash L, Lopatkin AJ, et al. PHASE: An Open-Source Program for the Analysis of DrosophilaPhase, Activity, and Sleep Under Entrainment. Journal of Biological Rhythms. 2022;37(4):455-467. doi:10.1177/07487304221093114</w:t>
      </w:r>
    </w:p>
  </w:comment>
  <w:comment w:id="48" w:author="Doria, Esther" w:date="2025-04-23T17:58:00Z" w:initials="EL">
    <w:p w14:paraId="6C870077" w14:textId="759072C5" w:rsidR="00750FBA" w:rsidRDefault="00750FBA" w:rsidP="00750FBA">
      <w:r>
        <w:rPr>
          <w:rStyle w:val="CommentReference"/>
        </w:rPr>
        <w:annotationRef/>
      </w:r>
      <w:r>
        <w:rPr>
          <w:rFonts w:ascii="Arial" w:hAnsi="Arial" w:cs="Arial"/>
          <w:color w:val="000000"/>
          <w:sz w:val="20"/>
          <w:szCs w:val="20"/>
          <w:lang w:val="en"/>
        </w:rPr>
        <w:t>Sounds a little superfluous</w:t>
      </w:r>
    </w:p>
  </w:comment>
  <w:comment w:id="49" w:author="Xin Chen" w:date="2025-05-05T17:19:00Z" w:initials="XC">
    <w:p w14:paraId="2E9EDFF5" w14:textId="74B93514" w:rsidR="00A97077" w:rsidRDefault="00A97077">
      <w:pPr>
        <w:pStyle w:val="CommentText"/>
      </w:pPr>
      <w:r>
        <w:rPr>
          <w:rStyle w:val="CommentReference"/>
        </w:rPr>
        <w:annotationRef/>
      </w:r>
      <w:r>
        <w:t>Hi Es, please double check the following 7 points to ensure the content is still correct after heavy editing.</w:t>
      </w:r>
    </w:p>
  </w:comment>
  <w:comment w:id="50" w:author="Li, Wanhe" w:date="2025-04-17T07:09:00Z" w:initials="WL">
    <w:p w14:paraId="0E80755A" w14:textId="40C54780" w:rsidR="009B4DF5" w:rsidRDefault="009B4DF5" w:rsidP="009B4DF5">
      <w:r>
        <w:rPr>
          <w:rStyle w:val="CommentReference"/>
        </w:rPr>
        <w:annotationRef/>
      </w:r>
      <w:r>
        <w:rPr>
          <w:rFonts w:ascii="Arial" w:hAnsi="Arial" w:cs="Arial"/>
          <w:color w:val="000000"/>
          <w:sz w:val="20"/>
          <w:szCs w:val="20"/>
          <w:lang w:val="en"/>
        </w:rPr>
        <w:t>Where to define analysis days?</w:t>
      </w:r>
    </w:p>
  </w:comment>
  <w:comment w:id="51" w:author="Doria, Esther" w:date="2025-04-24T07:37:00Z" w:initials="EL">
    <w:p w14:paraId="410482C4" w14:textId="77777777" w:rsidR="0098242E" w:rsidRDefault="0098242E" w:rsidP="0098242E">
      <w:r>
        <w:rPr>
          <w:rStyle w:val="CommentReference"/>
        </w:rPr>
        <w:annotationRef/>
      </w:r>
      <w:r>
        <w:rPr>
          <w:rFonts w:ascii="Arial" w:hAnsi="Arial" w:cs="Arial"/>
          <w:color w:val="000000"/>
          <w:sz w:val="20"/>
          <w:szCs w:val="20"/>
          <w:lang w:val="en"/>
        </w:rPr>
        <w:t>Added to line 140</w:t>
      </w:r>
    </w:p>
  </w:comment>
  <w:comment w:id="52" w:author="Li, Wanhe" w:date="2025-04-17T06:32:00Z" w:initials="WL">
    <w:p w14:paraId="761CE259" w14:textId="6888ABBC" w:rsidR="00DE3739" w:rsidRDefault="00DE3739" w:rsidP="00DE3739">
      <w:r>
        <w:rPr>
          <w:rStyle w:val="CommentReference"/>
        </w:rPr>
        <w:annotationRef/>
      </w:r>
      <w:r>
        <w:rPr>
          <w:rFonts w:ascii="Arial" w:hAnsi="Arial" w:cs="Arial"/>
          <w:color w:val="000000"/>
          <w:sz w:val="20"/>
          <w:szCs w:val="20"/>
          <w:lang w:val="en"/>
        </w:rPr>
        <w:t xml:space="preserve">May need to change the code to call Traits “Parameters”. </w:t>
      </w:r>
    </w:p>
  </w:comment>
  <w:comment w:id="53" w:author="Li, Wanhe" w:date="2025-04-17T07:11:00Z" w:initials="WL">
    <w:p w14:paraId="0D0D3F27" w14:textId="77777777" w:rsidR="009B4DF5" w:rsidRDefault="009B4DF5" w:rsidP="009B4DF5">
      <w:r>
        <w:rPr>
          <w:rStyle w:val="CommentReference"/>
        </w:rPr>
        <w:annotationRef/>
      </w:r>
      <w:r>
        <w:rPr>
          <w:rFonts w:ascii="Arial" w:hAnsi="Arial" w:cs="Arial"/>
          <w:color w:val="000000"/>
          <w:sz w:val="20"/>
          <w:szCs w:val="20"/>
          <w:lang w:val="en"/>
        </w:rPr>
        <w:t>A little bit confusing</w:t>
      </w:r>
    </w:p>
  </w:comment>
  <w:comment w:id="56" w:author="Li, Wanhe" w:date="2025-04-17T06:36:00Z" w:initials="WL">
    <w:p w14:paraId="783950A2" w14:textId="77777777" w:rsidR="0095046F" w:rsidRDefault="005958D2" w:rsidP="0095046F">
      <w:pPr>
        <w:pStyle w:val="CommentText"/>
      </w:pPr>
      <w:r>
        <w:rPr>
          <w:rStyle w:val="CommentReference"/>
        </w:rPr>
        <w:annotationRef/>
      </w:r>
      <w:r w:rsidR="0095046F">
        <w:rPr>
          <w:color w:val="000000"/>
        </w:rPr>
        <w:t xml:space="preserve">Consider format this paragraph to 7 bullet points </w:t>
      </w:r>
    </w:p>
  </w:comment>
  <w:comment w:id="57" w:author="Li, Wanhe" w:date="2025-04-17T06:37:00Z" w:initials="WL">
    <w:p w14:paraId="02938ACC" w14:textId="7BBE2693" w:rsidR="005958D2" w:rsidRDefault="005958D2" w:rsidP="005958D2">
      <w:r>
        <w:rPr>
          <w:rStyle w:val="CommentReference"/>
        </w:rPr>
        <w:annotationRef/>
      </w:r>
      <w:r>
        <w:rPr>
          <w:rFonts w:ascii="Arial" w:hAnsi="Arial" w:cs="Arial"/>
          <w:color w:val="000000"/>
          <w:sz w:val="20"/>
          <w:szCs w:val="20"/>
          <w:lang w:val="en"/>
        </w:rPr>
        <w:t xml:space="preserve">Have Dr. Chen check all the verbs. </w:t>
      </w:r>
    </w:p>
  </w:comment>
  <w:comment w:id="58" w:author="Li, Wanhe" w:initials="WL">
    <w:p w14:paraId="16732C63" w14:textId="77777777" w:rsidR="00745D90" w:rsidRDefault="00745D90" w:rsidP="00745D90">
      <w:r>
        <w:rPr>
          <w:rStyle w:val="CommentReference"/>
        </w:rPr>
        <w:annotationRef/>
      </w:r>
      <w:r>
        <w:rPr>
          <w:rFonts w:ascii="Arial" w:hAnsi="Arial" w:cs="Arial"/>
          <w:color w:val="000000"/>
          <w:sz w:val="20"/>
          <w:szCs w:val="20"/>
          <w:lang w:val="en"/>
        </w:rPr>
        <w:t>Give condition an example</w:t>
      </w:r>
    </w:p>
  </w:comment>
  <w:comment w:id="61" w:author="Es Land" w:date="2025-05-01T09:43:00Z" w:initials="EL">
    <w:p w14:paraId="74053131" w14:textId="5B76B67B" w:rsidR="0011042E" w:rsidRDefault="006F590D">
      <w:pPr>
        <w:pStyle w:val="CommentText"/>
      </w:pPr>
      <w:r>
        <w:rPr>
          <w:rStyle w:val="CommentReference"/>
        </w:rPr>
        <w:annotationRef/>
      </w:r>
      <w:r w:rsidRPr="59D25706">
        <w:t>Kurina, L. M. et al. Loneliness is associated with sleep fragmentation in a communal society. </w:t>
      </w:r>
      <w:r w:rsidRPr="652517E6">
        <w:rPr>
          <w:i/>
          <w:iCs/>
        </w:rPr>
        <w:t>Sleep</w:t>
      </w:r>
      <w:r w:rsidRPr="78C30460">
        <w:t> </w:t>
      </w:r>
      <w:r w:rsidRPr="01FBB5E4">
        <w:rPr>
          <w:b/>
          <w:bCs/>
        </w:rPr>
        <w:t>34</w:t>
      </w:r>
      <w:r w:rsidRPr="19E320D8">
        <w:t>, 1519–1526 (2011).</w:t>
      </w:r>
    </w:p>
  </w:comment>
  <w:comment w:id="62" w:author="Doria, Esther" w:date="2025-05-01T10:20:00Z" w:initials="EL">
    <w:p w14:paraId="0849D62F" w14:textId="77777777" w:rsidR="00D67DD8" w:rsidRDefault="00D67DD8" w:rsidP="00D67DD8">
      <w:r>
        <w:rPr>
          <w:rStyle w:val="CommentReference"/>
        </w:rPr>
        <w:annotationRef/>
      </w:r>
      <w:r>
        <w:rPr>
          <w:rFonts w:ascii="Arial" w:hAnsi="Arial" w:cs="Arial"/>
          <w:color w:val="000000"/>
          <w:sz w:val="20"/>
          <w:szCs w:val="20"/>
          <w:lang w:val="en"/>
        </w:rPr>
        <w:t>Sleep fragmentation paper(s)</w:t>
      </w:r>
    </w:p>
  </w:comment>
  <w:comment w:id="65" w:author="Doria, Esther" w:date="2025-05-01T13:40:00Z" w:initials="EL">
    <w:p w14:paraId="2BFCC758" w14:textId="77777777" w:rsidR="00927EE3" w:rsidRDefault="00927EE3" w:rsidP="00927EE3">
      <w:r>
        <w:rPr>
          <w:rStyle w:val="CommentReference"/>
        </w:rPr>
        <w:annotationRef/>
      </w:r>
      <w:r>
        <w:rPr>
          <w:rFonts w:ascii="Arial" w:hAnsi="Arial" w:cs="Arial"/>
          <w:color w:val="000000"/>
          <w:sz w:val="20"/>
          <w:szCs w:val="20"/>
          <w:lang w:val="en"/>
        </w:rPr>
        <w:t>difficulty in initiating sleep after acute social isolation</w:t>
      </w:r>
    </w:p>
    <w:p w14:paraId="1B784779" w14:textId="77777777" w:rsidR="00927EE3" w:rsidRDefault="00927EE3" w:rsidP="00927EE3">
      <w:r>
        <w:rPr>
          <w:rFonts w:ascii="Arial" w:hAnsi="Arial" w:cs="Arial"/>
          <w:color w:val="000000"/>
          <w:sz w:val="20"/>
          <w:szCs w:val="20"/>
          <w:lang w:val="en"/>
        </w:rPr>
        <w:t>Sleep consolidation</w:t>
      </w:r>
    </w:p>
    <w:p w14:paraId="17398A28" w14:textId="77777777" w:rsidR="00927EE3" w:rsidRDefault="00927EE3" w:rsidP="00927EE3"/>
  </w:comment>
  <w:comment w:id="66" w:author="Esther Doria" w:date="2025-02-18T15:56:00Z" w:initials="">
    <w:p w14:paraId="00000072" w14:textId="626755DD" w:rsidR="001F7126" w:rsidRDefault="006F590D">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average total minutes of sleep for group and isolated flies after 2 days of isolation are 623 and 575 compared to 647 and 600 for 5 days isolation.</w:t>
      </w:r>
    </w:p>
  </w:comment>
  <w:comment w:id="68" w:author="Li, Wanhe" w:date="2025-04-21T17:18:00Z" w:initials="WL">
    <w:p w14:paraId="4B018A15" w14:textId="490C42E8" w:rsidR="00085AB7" w:rsidRDefault="00085AB7" w:rsidP="00085AB7">
      <w:r>
        <w:rPr>
          <w:rStyle w:val="CommentReference"/>
        </w:rPr>
        <w:annotationRef/>
      </w:r>
      <w:r>
        <w:rPr>
          <w:rFonts w:ascii="Arial" w:hAnsi="Arial" w:cs="Arial"/>
          <w:color w:val="000000"/>
          <w:sz w:val="20"/>
          <w:szCs w:val="20"/>
          <w:lang w:val="en"/>
        </w:rPr>
        <w:t>Figure error?</w:t>
      </w:r>
    </w:p>
  </w:comment>
  <w:comment w:id="69" w:author="Doria, Esther" w:date="2025-04-24T08:30:00Z" w:initials="EL">
    <w:p w14:paraId="296C091D" w14:textId="77777777" w:rsidR="00174594" w:rsidRDefault="00174594" w:rsidP="00174594">
      <w:r>
        <w:rPr>
          <w:rStyle w:val="CommentReference"/>
        </w:rPr>
        <w:annotationRef/>
      </w:r>
      <w:r>
        <w:rPr>
          <w:rFonts w:ascii="Arial" w:hAnsi="Arial" w:cs="Arial"/>
          <w:color w:val="000000"/>
          <w:sz w:val="20"/>
          <w:szCs w:val="20"/>
          <w:lang w:val="en"/>
        </w:rPr>
        <w:t>Acute social isolation rather than chronic</w:t>
      </w:r>
    </w:p>
  </w:comment>
  <w:comment w:id="70" w:author="Doria, Esther" w:date="2025-05-01T10:29:00Z" w:initials="EL">
    <w:p w14:paraId="22237567" w14:textId="77777777" w:rsidR="00D67DD8" w:rsidRDefault="00D67DD8" w:rsidP="00D67DD8">
      <w:r>
        <w:rPr>
          <w:rStyle w:val="CommentReference"/>
        </w:rPr>
        <w:annotationRef/>
      </w:r>
      <w:r>
        <w:rPr>
          <w:rFonts w:ascii="Arial" w:hAnsi="Arial" w:cs="Arial"/>
          <w:color w:val="000000"/>
          <w:sz w:val="20"/>
          <w:szCs w:val="20"/>
          <w:lang w:val="en"/>
        </w:rPr>
        <w:t xml:space="preserve">and daytime sleep consolidation </w:t>
      </w:r>
    </w:p>
  </w:comment>
  <w:comment w:id="71" w:author="Li, Wanhe" w:date="2025-04-21T17:25:00Z" w:initials="WL">
    <w:p w14:paraId="3F9A6690" w14:textId="63F851B6" w:rsidR="004A53B9" w:rsidRDefault="004A53B9" w:rsidP="004A53B9">
      <w:r>
        <w:rPr>
          <w:rStyle w:val="CommentReference"/>
        </w:rPr>
        <w:annotationRef/>
      </w:r>
      <w:r>
        <w:rPr>
          <w:rFonts w:ascii="Arial" w:hAnsi="Arial" w:cs="Arial"/>
          <w:color w:val="000000"/>
          <w:sz w:val="20"/>
          <w:szCs w:val="20"/>
          <w:lang w:val="en"/>
        </w:rPr>
        <w:t xml:space="preserve">Best to clarify: increase in bout number? </w:t>
      </w:r>
    </w:p>
  </w:comment>
  <w:comment w:id="72" w:author="Doria, Esther" w:date="2025-04-24T08:21:00Z" w:initials="EL">
    <w:p w14:paraId="7B1DC7C4" w14:textId="77777777" w:rsidR="00724A00" w:rsidRDefault="00724A00" w:rsidP="00724A00">
      <w:r>
        <w:rPr>
          <w:rStyle w:val="CommentReference"/>
        </w:rPr>
        <w:annotationRef/>
      </w:r>
      <w:r>
        <w:rPr>
          <w:rFonts w:ascii="Arial" w:hAnsi="Arial" w:cs="Arial"/>
          <w:color w:val="000000"/>
          <w:sz w:val="20"/>
          <w:szCs w:val="20"/>
          <w:lang w:val="en"/>
        </w:rPr>
        <w:t>Added to 241. Should I still add to 289 since it is in a different section?</w:t>
      </w:r>
    </w:p>
  </w:comment>
  <w:comment w:id="73" w:author="Doria, Esther" w:date="2025-05-01T10:31:00Z" w:initials="EL">
    <w:p w14:paraId="6CCD6F89" w14:textId="77777777" w:rsidR="00D40135" w:rsidRDefault="00D40135" w:rsidP="00D40135">
      <w:r>
        <w:rPr>
          <w:rStyle w:val="CommentReference"/>
        </w:rPr>
        <w:annotationRef/>
      </w:r>
      <w:r>
        <w:rPr>
          <w:rFonts w:ascii="Arial" w:hAnsi="Arial" w:cs="Arial"/>
          <w:color w:val="000000"/>
          <w:sz w:val="20"/>
          <w:szCs w:val="20"/>
          <w:lang w:val="en"/>
        </w:rPr>
        <w:t xml:space="preserve">S1 and S2 have no apparent pattern in response to isolation (Figures  S3, S4). </w:t>
      </w:r>
    </w:p>
  </w:comment>
  <w:comment w:id="74" w:author="Li, Wanhe" w:date="2025-04-21T17:28:00Z" w:initials="WL">
    <w:p w14:paraId="27639F57" w14:textId="77777777" w:rsidR="004A53B9" w:rsidRDefault="004A53B9" w:rsidP="004A53B9">
      <w:r>
        <w:rPr>
          <w:rStyle w:val="CommentReference"/>
        </w:rPr>
        <w:annotationRef/>
      </w:r>
      <w:r>
        <w:rPr>
          <w:rFonts w:ascii="Arial" w:hAnsi="Arial" w:cs="Arial"/>
          <w:color w:val="000000"/>
          <w:sz w:val="20"/>
          <w:szCs w:val="20"/>
          <w:lang w:val="en"/>
        </w:rPr>
        <w:t xml:space="preserve">Sleepy is not the best term to use in scientific discussion. Rephrase? Acute - only specify the duration of isolation. </w:t>
      </w:r>
    </w:p>
  </w:comment>
  <w:comment w:id="67" w:author="Esther Doria" w:date="2025-06-16T15:19:00Z" w:initials="ED">
    <w:p w14:paraId="4DF7CA0E" w14:textId="77777777" w:rsidR="0088660A" w:rsidRDefault="0088660A" w:rsidP="0088660A">
      <w:pPr>
        <w:pStyle w:val="CommentText"/>
      </w:pPr>
      <w:r>
        <w:rPr>
          <w:rStyle w:val="CommentReference"/>
        </w:rPr>
        <w:annotationRef/>
      </w:r>
      <w:r>
        <w:t>Edit! Include CRF interpretation</w:t>
      </w:r>
    </w:p>
  </w:comment>
  <w:comment w:id="78" w:author="Doria, Esther" w:date="2025-06-13T16:01:00Z" w:initials="EL">
    <w:p w14:paraId="2F1E03B7" w14:textId="1DEF88F2" w:rsidR="00ED7871" w:rsidRDefault="00ED7871" w:rsidP="00ED7871">
      <w:r>
        <w:rPr>
          <w:rStyle w:val="CommentReference"/>
        </w:rPr>
        <w:annotationRef/>
      </w:r>
      <w:r>
        <w:rPr>
          <w:rFonts w:ascii="Arial" w:hAnsi="Arial" w:cs="Arial"/>
          <w:color w:val="000000"/>
          <w:sz w:val="20"/>
          <w:szCs w:val="20"/>
          <w:lang w:val="en"/>
        </w:rPr>
        <w:t>Update with new information</w:t>
      </w:r>
    </w:p>
  </w:comment>
  <w:comment w:id="91" w:author="Xin Chen" w:date="2025-05-02T12:16:00Z" w:initials="XC">
    <w:p w14:paraId="0A4F001F" w14:textId="77777777" w:rsidR="006960F5" w:rsidRDefault="006960F5" w:rsidP="006960F5">
      <w:pPr>
        <w:pStyle w:val="CommentText"/>
      </w:pPr>
      <w:r>
        <w:rPr>
          <w:rStyle w:val="CommentReference"/>
        </w:rPr>
        <w:annotationRef/>
      </w:r>
      <w:r>
        <w:t xml:space="preserve">“Author contributions” section should be after Acknowledgment” near the end of the manuscript. See </w:t>
      </w:r>
      <w:hyperlink r:id="rId1" w:history="1">
        <w:r w:rsidRPr="00C825F1">
          <w:rPr>
            <w:rStyle w:val="Hyperlink"/>
          </w:rPr>
          <w:t>JBR manuscript instructions here</w:t>
        </w:r>
      </w:hyperlink>
      <w:r>
        <w:t>.</w:t>
      </w:r>
    </w:p>
  </w:comment>
  <w:comment w:id="92" w:author="Esther Doria" w:date="2025-06-16T15:05:00Z" w:initials="ED">
    <w:p w14:paraId="274659BB" w14:textId="77777777" w:rsidR="005E1AEE" w:rsidRDefault="005E1AEE" w:rsidP="005E1AEE">
      <w:pPr>
        <w:pStyle w:val="CommentText"/>
      </w:pPr>
      <w:r>
        <w:rPr>
          <w:rStyle w:val="CommentReference"/>
        </w:rPr>
        <w:annotationRef/>
      </w:r>
      <w:r>
        <w:t xml:space="preserve">Done using </w:t>
      </w:r>
      <w:hyperlink r:id="rId2" w:history="1">
        <w:r w:rsidRPr="00603BAB">
          <w:rPr>
            <w:rStyle w:val="Hyperlink"/>
          </w:rPr>
          <w:t>https://credit.niso.org/contributor-roles-defined/</w:t>
        </w:r>
      </w:hyperlink>
      <w:r>
        <w:t xml:space="preserve"> the CRediT taxonomy, maintaining author order as in the author list. I am unsure if the authors should be rearranged based on contribution amounts and if so, I will need to consult with Dr. Li about the correct order for each label.</w:t>
      </w:r>
    </w:p>
  </w:comment>
  <w:comment w:id="93" w:author="Esther Doria" w:date="2025-06-16T15:03:00Z" w:initials="ED">
    <w:p w14:paraId="3F0145DC" w14:textId="5A895306" w:rsidR="005E1AEE" w:rsidRDefault="005E1AEE" w:rsidP="005E1AEE">
      <w:pPr>
        <w:pStyle w:val="CommentText"/>
      </w:pPr>
      <w:r>
        <w:rPr>
          <w:rStyle w:val="CommentReference"/>
        </w:rPr>
        <w:annotationRef/>
      </w:r>
      <w:r>
        <w:t xml:space="preserve">Was Feda involved in managing the data after it was collected? </w:t>
      </w:r>
    </w:p>
  </w:comment>
  <w:comment w:id="94" w:author="Esther Doria" w:date="2025-06-16T15:12:00Z" w:initials="ED">
    <w:p w14:paraId="5E1C2C30" w14:textId="77777777" w:rsidR="00CF672D" w:rsidRDefault="00CF672D" w:rsidP="00CF672D">
      <w:pPr>
        <w:pStyle w:val="CommentText"/>
      </w:pPr>
      <w:r>
        <w:rPr>
          <w:rStyle w:val="CommentReference"/>
        </w:rPr>
        <w:annotationRef/>
      </w:r>
      <w:r>
        <w:t>Still need to obtain Feda’s review of the manuscript for this to be true.</w:t>
      </w:r>
    </w:p>
  </w:comment>
  <w:comment w:id="95" w:author="Xin Chen" w:date="2025-05-02T12:21:00Z" w:initials="XC">
    <w:p w14:paraId="42510E0F" w14:textId="5C4B2178" w:rsidR="00C825F1" w:rsidRDefault="00C825F1">
      <w:pPr>
        <w:pStyle w:val="CommentText"/>
      </w:pPr>
      <w:r>
        <w:rPr>
          <w:rStyle w:val="CommentReference"/>
        </w:rPr>
        <w:annotationRef/>
      </w:r>
      <w:r>
        <w:t xml:space="preserve">I prepared the following parts according to the </w:t>
      </w:r>
      <w:hyperlink r:id="rId3" w:history="1">
        <w:r w:rsidRPr="00C825F1">
          <w:rPr>
            <w:rStyle w:val="Hyperlink"/>
          </w:rPr>
          <w:t>JBR submission instructions</w:t>
        </w:r>
      </w:hyperlink>
      <w:r>
        <w:t>. Please review all of them to ensure this part is correct.</w:t>
      </w:r>
    </w:p>
  </w:comment>
  <w:comment w:id="96" w:author="Esther Doria" w:date="2025-06-16T14:20:00Z" w:initials="ED">
    <w:p w14:paraId="2D2CAE1E" w14:textId="77777777" w:rsidR="00F02D06" w:rsidRDefault="00F02D06" w:rsidP="00F02D06">
      <w:pPr>
        <w:pStyle w:val="CommentText"/>
      </w:pPr>
      <w:r>
        <w:rPr>
          <w:rStyle w:val="CommentReference"/>
        </w:rPr>
        <w:annotationRef/>
      </w:r>
      <w:r>
        <w:t>From Dr. Chen’s comments:</w:t>
      </w:r>
      <w:r>
        <w:br/>
      </w:r>
      <w:r>
        <w:rPr>
          <w:color w:val="333333"/>
          <w:highlight w:val="yellow"/>
        </w:rPr>
        <w:t>The Journal is committed to facilitating openness, transparency and reproducibility of research, and has the following research data sharing policy. For more information, including FAQs please </w:t>
      </w:r>
      <w:hyperlink r:id="rId4" w:history="1">
        <w:r w:rsidRPr="00DA6E22">
          <w:rPr>
            <w:rStyle w:val="Hyperlink"/>
            <w:highlight w:val="yellow"/>
          </w:rPr>
          <w:t>visit the Sage Research Data policy pages</w:t>
        </w:r>
      </w:hyperlink>
      <w:r>
        <w:rPr>
          <w:color w:val="333333"/>
          <w:highlight w:val="yellow"/>
        </w:rPr>
        <w:t>.</w:t>
      </w:r>
    </w:p>
    <w:p w14:paraId="2620824D" w14:textId="77777777" w:rsidR="00F02D06" w:rsidRDefault="00F02D06" w:rsidP="00F02D06">
      <w:pPr>
        <w:pStyle w:val="CommentText"/>
      </w:pPr>
      <w:r>
        <w:rPr>
          <w:color w:val="333333"/>
          <w:highlight w:val="yellow"/>
        </w:rPr>
        <w:t>Subject to appropriate ethical and legal considerations, authors are encouraged to:</w:t>
      </w:r>
    </w:p>
    <w:p w14:paraId="48338FCD" w14:textId="77777777" w:rsidR="00F02D06" w:rsidRDefault="00F02D06" w:rsidP="00F02D06">
      <w:pPr>
        <w:pStyle w:val="CommentText"/>
        <w:numPr>
          <w:ilvl w:val="0"/>
          <w:numId w:val="3"/>
        </w:numPr>
      </w:pPr>
      <w:r>
        <w:rPr>
          <w:color w:val="333333"/>
          <w:highlight w:val="yellow"/>
        </w:rPr>
        <w:t>Share your research data in a relevant public data repository</w:t>
      </w:r>
    </w:p>
    <w:p w14:paraId="7D207E6A" w14:textId="77777777" w:rsidR="00F02D06" w:rsidRDefault="00F02D06" w:rsidP="00F02D06">
      <w:pPr>
        <w:pStyle w:val="CommentText"/>
        <w:numPr>
          <w:ilvl w:val="0"/>
          <w:numId w:val="3"/>
        </w:numPr>
      </w:pPr>
      <w:r>
        <w:rPr>
          <w:color w:val="333333"/>
          <w:highlight w:val="yellow"/>
        </w:rPr>
        <w:t>Include a data availability statement linking to your data. If it is not possible to share your data, use the statement to confirm why it cannot be shared.</w:t>
      </w:r>
    </w:p>
    <w:p w14:paraId="532516FF" w14:textId="77777777" w:rsidR="00F02D06" w:rsidRDefault="00F02D06" w:rsidP="00F02D06">
      <w:pPr>
        <w:pStyle w:val="CommentText"/>
        <w:numPr>
          <w:ilvl w:val="0"/>
          <w:numId w:val="3"/>
        </w:numPr>
      </w:pPr>
      <w:r>
        <w:rPr>
          <w:color w:val="333333"/>
          <w:highlight w:val="yellow"/>
        </w:rPr>
        <w:t>Cite this data in your research</w:t>
      </w:r>
    </w:p>
  </w:comment>
  <w:comment w:id="97" w:author="Esther Doria" w:date="2025-06-16T15:13:00Z" w:initials="ED">
    <w:p w14:paraId="763BE907" w14:textId="77777777" w:rsidR="00CF672D" w:rsidRDefault="00CF672D" w:rsidP="00CF672D">
      <w:pPr>
        <w:pStyle w:val="CommentText"/>
      </w:pPr>
      <w:r>
        <w:rPr>
          <w:rStyle w:val="CommentReference"/>
        </w:rPr>
        <w:annotationRef/>
      </w:r>
      <w:r>
        <w:t>Not sure the appropriate discipline-specific repository for this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7946" w15:done="0"/>
  <w15:commentEx w15:paraId="7D9BC227" w15:done="1"/>
  <w15:commentEx w15:paraId="3AAD5727" w15:done="1"/>
  <w15:commentEx w15:paraId="6C870077" w15:done="1"/>
  <w15:commentEx w15:paraId="2E9EDFF5" w15:done="1"/>
  <w15:commentEx w15:paraId="0E80755A" w15:done="1"/>
  <w15:commentEx w15:paraId="410482C4" w15:paraIdParent="0E80755A" w15:done="1"/>
  <w15:commentEx w15:paraId="761CE259" w15:done="1"/>
  <w15:commentEx w15:paraId="0D0D3F27" w15:done="1"/>
  <w15:commentEx w15:paraId="783950A2" w15:done="1"/>
  <w15:commentEx w15:paraId="02938ACC" w15:paraIdParent="783950A2" w15:done="1"/>
  <w15:commentEx w15:paraId="16732C63" w15:done="1"/>
  <w15:commentEx w15:paraId="74053131" w15:done="1"/>
  <w15:commentEx w15:paraId="0849D62F" w15:paraIdParent="74053131" w15:done="1"/>
  <w15:commentEx w15:paraId="17398A28" w15:done="1"/>
  <w15:commentEx w15:paraId="00000072" w15:done="1"/>
  <w15:commentEx w15:paraId="4B018A15" w15:done="1"/>
  <w15:commentEx w15:paraId="296C091D" w15:paraIdParent="4B018A15" w15:done="1"/>
  <w15:commentEx w15:paraId="22237567" w15:done="1"/>
  <w15:commentEx w15:paraId="3F9A6690" w15:done="1"/>
  <w15:commentEx w15:paraId="7B1DC7C4" w15:paraIdParent="3F9A6690" w15:done="1"/>
  <w15:commentEx w15:paraId="6CCD6F89" w15:done="1"/>
  <w15:commentEx w15:paraId="27639F57" w15:done="1"/>
  <w15:commentEx w15:paraId="4DF7CA0E" w15:done="0"/>
  <w15:commentEx w15:paraId="2F1E03B7" w15:done="0"/>
  <w15:commentEx w15:paraId="0A4F001F" w15:done="0"/>
  <w15:commentEx w15:paraId="274659BB" w15:paraIdParent="0A4F001F" w15:done="0"/>
  <w15:commentEx w15:paraId="3F0145DC" w15:done="0"/>
  <w15:commentEx w15:paraId="5E1C2C30" w15:done="0"/>
  <w15:commentEx w15:paraId="42510E0F" w15:done="0"/>
  <w15:commentEx w15:paraId="532516FF" w15:done="0"/>
  <w15:commentEx w15:paraId="763BE907" w15:paraIdParent="532516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60B28E" w16cex:dateUtc="2025-05-14T18:58:00Z"/>
  <w16cex:commentExtensible w16cex:durableId="15CF02FD" w16cex:dateUtc="2025-05-01T17:49:00Z"/>
  <w16cex:commentExtensible w16cex:durableId="29E9539F" w16cex:dateUtc="2025-05-01T17:50:00Z"/>
  <w16cex:commentExtensible w16cex:durableId="733C2A63" w16cex:dateUtc="2025-04-23T22:58:00Z"/>
  <w16cex:commentExtensible w16cex:durableId="123373F2" w16cex:dateUtc="2025-05-05T21:19:00Z">
    <w16cex:extLst>
      <w16:ext w16:uri="{CE6994B0-6A32-4C9F-8C6B-6E91EDA988CE}">
        <cr:reactions xmlns:cr="http://schemas.microsoft.com/office/comments/2020/reactions">
          <cr:reaction reactionType="1">
            <cr:reactionInfo dateUtc="2025-05-20T15:25:42Z">
              <cr:user userId="bf43156fc5356b9e" userProvider="Windows Live" userName="Esther Doria"/>
            </cr:reactionInfo>
          </cr:reaction>
        </cr:reactions>
      </w16:ext>
    </w16cex:extLst>
  </w16cex:commentExtensible>
  <w16cex:commentExtensible w16cex:durableId="5768B392" w16cex:dateUtc="2025-04-17T12:09:00Z"/>
  <w16cex:commentExtensible w16cex:durableId="74D32FE3" w16cex:dateUtc="2025-04-24T12:37:00Z"/>
  <w16cex:commentExtensible w16cex:durableId="2AE2E399" w16cex:dateUtc="2025-04-17T11:32:00Z"/>
  <w16cex:commentExtensible w16cex:durableId="0057455D" w16cex:dateUtc="2025-04-17T12:11:00Z"/>
  <w16cex:commentExtensible w16cex:durableId="4EB0349B" w16cex:dateUtc="2025-04-17T11:36:00Z"/>
  <w16cex:commentExtensible w16cex:durableId="2DCF7CB6" w16cex:dateUtc="2025-04-17T11:37:00Z"/>
  <w16cex:commentExtensible w16cex:durableId="7181B167" w16cex:dateUtc="2025-04-17T12:14:00Z">
    <w16cex:extLst>
      <w16:ext w16:uri="{CE6994B0-6A32-4C9F-8C6B-6E91EDA988CE}">
        <cr:reactions xmlns:cr="http://schemas.microsoft.com/office/comments/2020/reactions">
          <cr:reaction reactionType="1">
            <cr:reactionInfo dateUtc="2025-04-24T13:06:17Z">
              <cr:user userId="S::xenozaia@tamu.edu::e4da9cd0-c433-42a8-ba2a-386a7d299513" userProvider="AD" userName="Doria, Esther"/>
            </cr:reactionInfo>
          </cr:reaction>
        </cr:reactions>
      </w16:ext>
    </w16cex:extLst>
  </w16cex:commentExtensible>
  <w16cex:commentExtensible w16cex:durableId="2F370BFF" w16cex:dateUtc="2025-05-01T14:43:00Z"/>
  <w16cex:commentExtensible w16cex:durableId="45390E44" w16cex:dateUtc="2025-05-01T15:20:00Z"/>
  <w16cex:commentExtensible w16cex:durableId="5DD59FBA" w16cex:dateUtc="2025-05-01T18:40:00Z"/>
  <w16cex:commentExtensible w16cex:durableId="4949F906" w16cex:dateUtc="2025-04-21T22:18:00Z"/>
  <w16cex:commentExtensible w16cex:durableId="54960E81" w16cex:dateUtc="2025-04-24T13:30:00Z"/>
  <w16cex:commentExtensible w16cex:durableId="456799B8" w16cex:dateUtc="2025-05-01T15:29:00Z"/>
  <w16cex:commentExtensible w16cex:durableId="3CD56FEE" w16cex:dateUtc="2025-04-21T22:25:00Z"/>
  <w16cex:commentExtensible w16cex:durableId="26CBEF35" w16cex:dateUtc="2025-04-24T13:21:00Z"/>
  <w16cex:commentExtensible w16cex:durableId="0BC636C8" w16cex:dateUtc="2025-05-01T15:31:00Z"/>
  <w16cex:commentExtensible w16cex:durableId="1514BC5B" w16cex:dateUtc="2025-04-21T22:28:00Z"/>
  <w16cex:commentExtensible w16cex:durableId="34310D47" w16cex:dateUtc="2025-06-16T20:19:00Z"/>
  <w16cex:commentExtensible w16cex:durableId="219021E0" w16cex:dateUtc="2025-06-13T21:01:00Z"/>
  <w16cex:commentExtensible w16cex:durableId="68279FFE" w16cex:dateUtc="2025-05-02T16:16:00Z"/>
  <w16cex:commentExtensible w16cex:durableId="4222309C" w16cex:dateUtc="2025-06-16T20:05:00Z"/>
  <w16cex:commentExtensible w16cex:durableId="189A4154" w16cex:dateUtc="2025-06-16T20:03:00Z"/>
  <w16cex:commentExtensible w16cex:durableId="57560BB9" w16cex:dateUtc="2025-06-16T20:12:00Z"/>
  <w16cex:commentExtensible w16cex:durableId="533B7EBF" w16cex:dateUtc="2025-05-02T16:21:00Z"/>
  <w16cex:commentExtensible w16cex:durableId="7DB52A64" w16cex:dateUtc="2025-06-16T19:20:00Z"/>
  <w16cex:commentExtensible w16cex:durableId="5CBF8D0B" w16cex:dateUtc="2025-06-1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7946" w16cid:durableId="0460B28E"/>
  <w16cid:commentId w16cid:paraId="7D9BC227" w16cid:durableId="15CF02FD"/>
  <w16cid:commentId w16cid:paraId="3AAD5727" w16cid:durableId="29E9539F"/>
  <w16cid:commentId w16cid:paraId="6C870077" w16cid:durableId="733C2A63"/>
  <w16cid:commentId w16cid:paraId="2E9EDFF5" w16cid:durableId="123373F2"/>
  <w16cid:commentId w16cid:paraId="0E80755A" w16cid:durableId="5768B392"/>
  <w16cid:commentId w16cid:paraId="410482C4" w16cid:durableId="74D32FE3"/>
  <w16cid:commentId w16cid:paraId="761CE259" w16cid:durableId="2AE2E399"/>
  <w16cid:commentId w16cid:paraId="0D0D3F27" w16cid:durableId="0057455D"/>
  <w16cid:commentId w16cid:paraId="783950A2" w16cid:durableId="4EB0349B"/>
  <w16cid:commentId w16cid:paraId="02938ACC" w16cid:durableId="2DCF7CB6"/>
  <w16cid:commentId w16cid:paraId="16732C63" w16cid:durableId="7181B167"/>
  <w16cid:commentId w16cid:paraId="74053131" w16cid:durableId="2F370BFF"/>
  <w16cid:commentId w16cid:paraId="0849D62F" w16cid:durableId="45390E44"/>
  <w16cid:commentId w16cid:paraId="17398A28" w16cid:durableId="5DD59FBA"/>
  <w16cid:commentId w16cid:paraId="00000072" w16cid:durableId="00000072"/>
  <w16cid:commentId w16cid:paraId="4B018A15" w16cid:durableId="4949F906"/>
  <w16cid:commentId w16cid:paraId="296C091D" w16cid:durableId="54960E81"/>
  <w16cid:commentId w16cid:paraId="22237567" w16cid:durableId="456799B8"/>
  <w16cid:commentId w16cid:paraId="3F9A6690" w16cid:durableId="3CD56FEE"/>
  <w16cid:commentId w16cid:paraId="7B1DC7C4" w16cid:durableId="26CBEF35"/>
  <w16cid:commentId w16cid:paraId="6CCD6F89" w16cid:durableId="0BC636C8"/>
  <w16cid:commentId w16cid:paraId="27639F57" w16cid:durableId="1514BC5B"/>
  <w16cid:commentId w16cid:paraId="4DF7CA0E" w16cid:durableId="34310D47"/>
  <w16cid:commentId w16cid:paraId="2F1E03B7" w16cid:durableId="219021E0"/>
  <w16cid:commentId w16cid:paraId="0A4F001F" w16cid:durableId="68279FFE"/>
  <w16cid:commentId w16cid:paraId="274659BB" w16cid:durableId="4222309C"/>
  <w16cid:commentId w16cid:paraId="3F0145DC" w16cid:durableId="189A4154"/>
  <w16cid:commentId w16cid:paraId="5E1C2C30" w16cid:durableId="57560BB9"/>
  <w16cid:commentId w16cid:paraId="42510E0F" w16cid:durableId="533B7EBF"/>
  <w16cid:commentId w16cid:paraId="532516FF" w16cid:durableId="7DB52A64"/>
  <w16cid:commentId w16cid:paraId="763BE907" w16cid:durableId="5CBF8D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8F03D" w14:textId="77777777" w:rsidR="00B40C1C" w:rsidRDefault="00B40C1C">
      <w:r>
        <w:separator/>
      </w:r>
    </w:p>
  </w:endnote>
  <w:endnote w:type="continuationSeparator" w:id="0">
    <w:p w14:paraId="57B4C3FB" w14:textId="77777777" w:rsidR="00B40C1C" w:rsidRDefault="00B4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77777777" w:rsidR="001F7126" w:rsidRDefault="006F590D">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color w:val="000000"/>
      </w:rPr>
      <w:fldChar w:fldCharType="end"/>
    </w:r>
  </w:p>
  <w:p w14:paraId="0000006C" w14:textId="77777777" w:rsidR="001F7126" w:rsidRDefault="001F7126">
    <w:pPr>
      <w:pBdr>
        <w:top w:val="nil"/>
        <w:left w:val="nil"/>
        <w:bottom w:val="nil"/>
        <w:right w:val="nil"/>
        <w:between w:val="nil"/>
      </w:pBdr>
      <w:tabs>
        <w:tab w:val="center" w:pos="4680"/>
        <w:tab w:val="right" w:pos="9360"/>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412E7A52" w:rsidR="001F7126" w:rsidRDefault="006F590D">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5C5AAF">
      <w:rPr>
        <w:rFonts w:eastAsia="Times New Roman"/>
        <w:noProof/>
        <w:color w:val="000000"/>
      </w:rPr>
      <w:t>1</w:t>
    </w:r>
    <w:r>
      <w:rPr>
        <w:rFonts w:eastAsia="Times New Roman"/>
        <w:color w:val="000000"/>
      </w:rPr>
      <w:fldChar w:fldCharType="end"/>
    </w:r>
  </w:p>
  <w:p w14:paraId="0000006E" w14:textId="77777777" w:rsidR="001F7126" w:rsidRDefault="001F7126">
    <w:pPr>
      <w:pBdr>
        <w:top w:val="nil"/>
        <w:left w:val="nil"/>
        <w:bottom w:val="nil"/>
        <w:right w:val="nil"/>
        <w:between w:val="nil"/>
      </w:pBdr>
      <w:tabs>
        <w:tab w:val="center" w:pos="4680"/>
        <w:tab w:val="right" w:pos="9360"/>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AD59" w14:textId="77777777" w:rsidR="00B40C1C" w:rsidRDefault="00B40C1C">
      <w:r>
        <w:separator/>
      </w:r>
    </w:p>
  </w:footnote>
  <w:footnote w:type="continuationSeparator" w:id="0">
    <w:p w14:paraId="56BAE78F" w14:textId="77777777" w:rsidR="00B40C1C" w:rsidRDefault="00B40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42"/>
    <w:multiLevelType w:val="multilevel"/>
    <w:tmpl w:val="0EB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A75BB"/>
    <w:multiLevelType w:val="hybridMultilevel"/>
    <w:tmpl w:val="042A3B2E"/>
    <w:lvl w:ilvl="0" w:tplc="D1FAE7E6">
      <w:start w:val="4"/>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A739B6"/>
    <w:multiLevelType w:val="hybridMultilevel"/>
    <w:tmpl w:val="85B01B14"/>
    <w:lvl w:ilvl="0" w:tplc="33127F8C">
      <w:start w:val="1"/>
      <w:numFmt w:val="bullet"/>
      <w:lvlText w:val=""/>
      <w:lvlJc w:val="left"/>
      <w:pPr>
        <w:ind w:left="1440" w:hanging="360"/>
      </w:pPr>
      <w:rPr>
        <w:rFonts w:ascii="Symbol" w:hAnsi="Symbol"/>
      </w:rPr>
    </w:lvl>
    <w:lvl w:ilvl="1" w:tplc="BDD2BF56">
      <w:start w:val="1"/>
      <w:numFmt w:val="bullet"/>
      <w:lvlText w:val=""/>
      <w:lvlJc w:val="left"/>
      <w:pPr>
        <w:ind w:left="1440" w:hanging="360"/>
      </w:pPr>
      <w:rPr>
        <w:rFonts w:ascii="Symbol" w:hAnsi="Symbol"/>
      </w:rPr>
    </w:lvl>
    <w:lvl w:ilvl="2" w:tplc="C2609310">
      <w:start w:val="1"/>
      <w:numFmt w:val="bullet"/>
      <w:lvlText w:val=""/>
      <w:lvlJc w:val="left"/>
      <w:pPr>
        <w:ind w:left="1440" w:hanging="360"/>
      </w:pPr>
      <w:rPr>
        <w:rFonts w:ascii="Symbol" w:hAnsi="Symbol"/>
      </w:rPr>
    </w:lvl>
    <w:lvl w:ilvl="3" w:tplc="78A0169A">
      <w:start w:val="1"/>
      <w:numFmt w:val="bullet"/>
      <w:lvlText w:val=""/>
      <w:lvlJc w:val="left"/>
      <w:pPr>
        <w:ind w:left="1440" w:hanging="360"/>
      </w:pPr>
      <w:rPr>
        <w:rFonts w:ascii="Symbol" w:hAnsi="Symbol"/>
      </w:rPr>
    </w:lvl>
    <w:lvl w:ilvl="4" w:tplc="7A2A10C4">
      <w:start w:val="1"/>
      <w:numFmt w:val="bullet"/>
      <w:lvlText w:val=""/>
      <w:lvlJc w:val="left"/>
      <w:pPr>
        <w:ind w:left="1440" w:hanging="360"/>
      </w:pPr>
      <w:rPr>
        <w:rFonts w:ascii="Symbol" w:hAnsi="Symbol"/>
      </w:rPr>
    </w:lvl>
    <w:lvl w:ilvl="5" w:tplc="6CB4D4D4">
      <w:start w:val="1"/>
      <w:numFmt w:val="bullet"/>
      <w:lvlText w:val=""/>
      <w:lvlJc w:val="left"/>
      <w:pPr>
        <w:ind w:left="1440" w:hanging="360"/>
      </w:pPr>
      <w:rPr>
        <w:rFonts w:ascii="Symbol" w:hAnsi="Symbol"/>
      </w:rPr>
    </w:lvl>
    <w:lvl w:ilvl="6" w:tplc="79E84FB8">
      <w:start w:val="1"/>
      <w:numFmt w:val="bullet"/>
      <w:lvlText w:val=""/>
      <w:lvlJc w:val="left"/>
      <w:pPr>
        <w:ind w:left="1440" w:hanging="360"/>
      </w:pPr>
      <w:rPr>
        <w:rFonts w:ascii="Symbol" w:hAnsi="Symbol"/>
      </w:rPr>
    </w:lvl>
    <w:lvl w:ilvl="7" w:tplc="AA26FC62">
      <w:start w:val="1"/>
      <w:numFmt w:val="bullet"/>
      <w:lvlText w:val=""/>
      <w:lvlJc w:val="left"/>
      <w:pPr>
        <w:ind w:left="1440" w:hanging="360"/>
      </w:pPr>
      <w:rPr>
        <w:rFonts w:ascii="Symbol" w:hAnsi="Symbol"/>
      </w:rPr>
    </w:lvl>
    <w:lvl w:ilvl="8" w:tplc="EC26F298">
      <w:start w:val="1"/>
      <w:numFmt w:val="bullet"/>
      <w:lvlText w:val=""/>
      <w:lvlJc w:val="left"/>
      <w:pPr>
        <w:ind w:left="1440" w:hanging="360"/>
      </w:pPr>
      <w:rPr>
        <w:rFonts w:ascii="Symbol" w:hAnsi="Symbol"/>
      </w:rPr>
    </w:lvl>
  </w:abstractNum>
  <w:num w:numId="1" w16cid:durableId="2028872324">
    <w:abstractNumId w:val="1"/>
  </w:num>
  <w:num w:numId="2" w16cid:durableId="1046220099">
    <w:abstractNumId w:val="0"/>
  </w:num>
  <w:num w:numId="3" w16cid:durableId="72202386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 Chen">
    <w15:presenceInfo w15:providerId="Windows Live" w15:userId="a5745289d6b33261"/>
  </w15:person>
  <w15:person w15:author="Doria, Esther">
    <w15:presenceInfo w15:providerId="AD" w15:userId="S::xenozaia@tamu.edu::e4da9cd0-c433-42a8-ba2a-386a7d299513"/>
  </w15:person>
  <w15:person w15:author="Esther Doria">
    <w15:presenceInfo w15:providerId="Windows Live" w15:userId="bf43156fc5356b9e"/>
  </w15:person>
  <w15:person w15:author="Li, Wanhe">
    <w15:presenceInfo w15:providerId="AD" w15:userId="S::wli01@tamu.edu::601d3387-2af2-4ede-9a71-c38171b834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AzNzI0MzU0NDO2NDZR0lEKTi0uzszPAykwqQUAoeOhgCwAAAA="/>
  </w:docVars>
  <w:rsids>
    <w:rsidRoot w:val="001F7126"/>
    <w:rsid w:val="000073D8"/>
    <w:rsid w:val="00016D01"/>
    <w:rsid w:val="000252D2"/>
    <w:rsid w:val="000408A7"/>
    <w:rsid w:val="000510BD"/>
    <w:rsid w:val="00065C0F"/>
    <w:rsid w:val="00083E5C"/>
    <w:rsid w:val="00085AB7"/>
    <w:rsid w:val="000B3482"/>
    <w:rsid w:val="000B3592"/>
    <w:rsid w:val="000C68CA"/>
    <w:rsid w:val="000C7AE3"/>
    <w:rsid w:val="000D078B"/>
    <w:rsid w:val="000D0D57"/>
    <w:rsid w:val="000D1E6B"/>
    <w:rsid w:val="000D209C"/>
    <w:rsid w:val="000D2A96"/>
    <w:rsid w:val="000D3847"/>
    <w:rsid w:val="000E634B"/>
    <w:rsid w:val="000F01C9"/>
    <w:rsid w:val="00104B61"/>
    <w:rsid w:val="00104ECD"/>
    <w:rsid w:val="001063E7"/>
    <w:rsid w:val="0011042E"/>
    <w:rsid w:val="0012228F"/>
    <w:rsid w:val="00130526"/>
    <w:rsid w:val="0016341B"/>
    <w:rsid w:val="001726A4"/>
    <w:rsid w:val="00174594"/>
    <w:rsid w:val="001B27EB"/>
    <w:rsid w:val="001B4A87"/>
    <w:rsid w:val="001B54A8"/>
    <w:rsid w:val="001B731C"/>
    <w:rsid w:val="001D2A88"/>
    <w:rsid w:val="001D3E20"/>
    <w:rsid w:val="001E2C85"/>
    <w:rsid w:val="001E60BF"/>
    <w:rsid w:val="001F7126"/>
    <w:rsid w:val="00211B2B"/>
    <w:rsid w:val="00212726"/>
    <w:rsid w:val="00217651"/>
    <w:rsid w:val="00220D4C"/>
    <w:rsid w:val="002247D4"/>
    <w:rsid w:val="0024637D"/>
    <w:rsid w:val="00256340"/>
    <w:rsid w:val="00257B51"/>
    <w:rsid w:val="002606BF"/>
    <w:rsid w:val="00263A34"/>
    <w:rsid w:val="002736F8"/>
    <w:rsid w:val="002736FA"/>
    <w:rsid w:val="00296E6C"/>
    <w:rsid w:val="002A53AE"/>
    <w:rsid w:val="002C4A73"/>
    <w:rsid w:val="002D5FCA"/>
    <w:rsid w:val="00311046"/>
    <w:rsid w:val="00320CD3"/>
    <w:rsid w:val="003236F5"/>
    <w:rsid w:val="00327109"/>
    <w:rsid w:val="00373369"/>
    <w:rsid w:val="00377B40"/>
    <w:rsid w:val="00382987"/>
    <w:rsid w:val="003C701B"/>
    <w:rsid w:val="003D1994"/>
    <w:rsid w:val="003D60E6"/>
    <w:rsid w:val="003F298A"/>
    <w:rsid w:val="003F2C46"/>
    <w:rsid w:val="00434D29"/>
    <w:rsid w:val="004357E7"/>
    <w:rsid w:val="00436CD7"/>
    <w:rsid w:val="004445BB"/>
    <w:rsid w:val="00461BF8"/>
    <w:rsid w:val="00492F86"/>
    <w:rsid w:val="004A3EB5"/>
    <w:rsid w:val="004A5051"/>
    <w:rsid w:val="004A53B9"/>
    <w:rsid w:val="004C5955"/>
    <w:rsid w:val="004D5A53"/>
    <w:rsid w:val="004E423B"/>
    <w:rsid w:val="004E4BA2"/>
    <w:rsid w:val="005047D2"/>
    <w:rsid w:val="00511DC3"/>
    <w:rsid w:val="00515F95"/>
    <w:rsid w:val="005331C2"/>
    <w:rsid w:val="00546564"/>
    <w:rsid w:val="00551197"/>
    <w:rsid w:val="00571DEB"/>
    <w:rsid w:val="005958D2"/>
    <w:rsid w:val="005C5AAF"/>
    <w:rsid w:val="005D08BC"/>
    <w:rsid w:val="005D1D14"/>
    <w:rsid w:val="005E1AEE"/>
    <w:rsid w:val="005E2988"/>
    <w:rsid w:val="006116E4"/>
    <w:rsid w:val="00636409"/>
    <w:rsid w:val="00637F03"/>
    <w:rsid w:val="00662F22"/>
    <w:rsid w:val="00664EAD"/>
    <w:rsid w:val="00666E12"/>
    <w:rsid w:val="006772CB"/>
    <w:rsid w:val="006960F5"/>
    <w:rsid w:val="006A057E"/>
    <w:rsid w:val="006B2046"/>
    <w:rsid w:val="006F590D"/>
    <w:rsid w:val="00724A00"/>
    <w:rsid w:val="00745D90"/>
    <w:rsid w:val="00750FBA"/>
    <w:rsid w:val="0075136D"/>
    <w:rsid w:val="00772162"/>
    <w:rsid w:val="007721D5"/>
    <w:rsid w:val="00793A22"/>
    <w:rsid w:val="00796CC6"/>
    <w:rsid w:val="007B5DA0"/>
    <w:rsid w:val="007D711D"/>
    <w:rsid w:val="007E2E57"/>
    <w:rsid w:val="007E7A30"/>
    <w:rsid w:val="00800249"/>
    <w:rsid w:val="008306C1"/>
    <w:rsid w:val="00834CF2"/>
    <w:rsid w:val="0085035D"/>
    <w:rsid w:val="00850B87"/>
    <w:rsid w:val="008549B4"/>
    <w:rsid w:val="0088660A"/>
    <w:rsid w:val="008C22CE"/>
    <w:rsid w:val="008D010D"/>
    <w:rsid w:val="008F52BE"/>
    <w:rsid w:val="00907033"/>
    <w:rsid w:val="00927EE3"/>
    <w:rsid w:val="00930CE5"/>
    <w:rsid w:val="0095046F"/>
    <w:rsid w:val="00961BE4"/>
    <w:rsid w:val="0096795D"/>
    <w:rsid w:val="0098242E"/>
    <w:rsid w:val="00982B68"/>
    <w:rsid w:val="009A534F"/>
    <w:rsid w:val="009B2BA5"/>
    <w:rsid w:val="009B4DF5"/>
    <w:rsid w:val="009D4230"/>
    <w:rsid w:val="009E3D02"/>
    <w:rsid w:val="00A06113"/>
    <w:rsid w:val="00A52B58"/>
    <w:rsid w:val="00A62F6B"/>
    <w:rsid w:val="00A87B4E"/>
    <w:rsid w:val="00A97077"/>
    <w:rsid w:val="00AA1D96"/>
    <w:rsid w:val="00AC113A"/>
    <w:rsid w:val="00AC594D"/>
    <w:rsid w:val="00B02BC6"/>
    <w:rsid w:val="00B04CAA"/>
    <w:rsid w:val="00B140D0"/>
    <w:rsid w:val="00B3431B"/>
    <w:rsid w:val="00B36B64"/>
    <w:rsid w:val="00B40C1C"/>
    <w:rsid w:val="00B517CA"/>
    <w:rsid w:val="00B53984"/>
    <w:rsid w:val="00B60849"/>
    <w:rsid w:val="00B62FF7"/>
    <w:rsid w:val="00B63465"/>
    <w:rsid w:val="00B73F3D"/>
    <w:rsid w:val="00B87CA3"/>
    <w:rsid w:val="00BA14A7"/>
    <w:rsid w:val="00BB6BF2"/>
    <w:rsid w:val="00BC45AC"/>
    <w:rsid w:val="00BC4C81"/>
    <w:rsid w:val="00BC4E48"/>
    <w:rsid w:val="00BD10BA"/>
    <w:rsid w:val="00BD3B1C"/>
    <w:rsid w:val="00BD6606"/>
    <w:rsid w:val="00BE5DBB"/>
    <w:rsid w:val="00BE6D36"/>
    <w:rsid w:val="00BE7EC0"/>
    <w:rsid w:val="00C06F98"/>
    <w:rsid w:val="00C10DA1"/>
    <w:rsid w:val="00C21033"/>
    <w:rsid w:val="00C474AC"/>
    <w:rsid w:val="00C655D9"/>
    <w:rsid w:val="00C822BA"/>
    <w:rsid w:val="00C825F1"/>
    <w:rsid w:val="00C93072"/>
    <w:rsid w:val="00CB5908"/>
    <w:rsid w:val="00CC3F11"/>
    <w:rsid w:val="00CE2BD3"/>
    <w:rsid w:val="00CE6542"/>
    <w:rsid w:val="00CF4683"/>
    <w:rsid w:val="00CF672D"/>
    <w:rsid w:val="00D12965"/>
    <w:rsid w:val="00D26996"/>
    <w:rsid w:val="00D40135"/>
    <w:rsid w:val="00D41CD1"/>
    <w:rsid w:val="00D42CAB"/>
    <w:rsid w:val="00D61A74"/>
    <w:rsid w:val="00D67DD8"/>
    <w:rsid w:val="00D76F28"/>
    <w:rsid w:val="00D90C30"/>
    <w:rsid w:val="00DA3B85"/>
    <w:rsid w:val="00DB5BD1"/>
    <w:rsid w:val="00DC70CD"/>
    <w:rsid w:val="00DD036E"/>
    <w:rsid w:val="00DE3739"/>
    <w:rsid w:val="00DF15CA"/>
    <w:rsid w:val="00E13409"/>
    <w:rsid w:val="00E50E0B"/>
    <w:rsid w:val="00E875E9"/>
    <w:rsid w:val="00EA0DB9"/>
    <w:rsid w:val="00EA6DA1"/>
    <w:rsid w:val="00EC300D"/>
    <w:rsid w:val="00ED7871"/>
    <w:rsid w:val="00EE3EA5"/>
    <w:rsid w:val="00EE4E3B"/>
    <w:rsid w:val="00EF23EC"/>
    <w:rsid w:val="00F00C27"/>
    <w:rsid w:val="00F02D06"/>
    <w:rsid w:val="00F07B72"/>
    <w:rsid w:val="00F10808"/>
    <w:rsid w:val="00F4156E"/>
    <w:rsid w:val="00F45806"/>
    <w:rsid w:val="00F507CC"/>
    <w:rsid w:val="00F60DE8"/>
    <w:rsid w:val="00F751ED"/>
    <w:rsid w:val="00F91C23"/>
    <w:rsid w:val="00F92E29"/>
    <w:rsid w:val="00F94DBD"/>
    <w:rsid w:val="00FA1B0A"/>
    <w:rsid w:val="00FC4F33"/>
    <w:rsid w:val="00FD162F"/>
    <w:rsid w:val="00FF65E2"/>
    <w:rsid w:val="262C9AF8"/>
    <w:rsid w:val="26766AD8"/>
    <w:rsid w:val="3BEE1ED8"/>
    <w:rsid w:val="4843C1F9"/>
    <w:rsid w:val="576791E5"/>
    <w:rsid w:val="5915FC78"/>
    <w:rsid w:val="77460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2D3BDF"/>
  <w15:docId w15:val="{55CCC766-A9A3-4AD0-AA32-FECC5384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988"/>
  </w:style>
  <w:style w:type="paragraph" w:styleId="Heading1">
    <w:name w:val="heading 1"/>
    <w:basedOn w:val="Normal"/>
    <w:next w:val="Normal"/>
    <w:link w:val="Heading1Char"/>
    <w:uiPriority w:val="9"/>
    <w:qFormat/>
    <w:rsid w:val="00323F23"/>
    <w:pPr>
      <w:keepNext/>
      <w:keepLines/>
      <w:spacing w:before="400" w:after="120" w:line="276" w:lineRule="auto"/>
      <w:outlineLvl w:val="0"/>
    </w:pPr>
    <w:rPr>
      <w:rFonts w:ascii="Arial" w:hAnsi="Arial" w:cs="Arial"/>
      <w:sz w:val="40"/>
      <w:szCs w:val="40"/>
      <w:lang w:val="en"/>
    </w:rPr>
  </w:style>
  <w:style w:type="paragraph" w:styleId="Heading2">
    <w:name w:val="heading 2"/>
    <w:basedOn w:val="Normal"/>
    <w:next w:val="Normal"/>
    <w:link w:val="Heading2Char"/>
    <w:uiPriority w:val="9"/>
    <w:semiHidden/>
    <w:unhideWhenUsed/>
    <w:qFormat/>
    <w:rsid w:val="00323F23"/>
    <w:pPr>
      <w:keepNext/>
      <w:keepLines/>
      <w:spacing w:before="360" w:after="120" w:line="276" w:lineRule="auto"/>
      <w:outlineLvl w:val="1"/>
    </w:pPr>
    <w:rPr>
      <w:rFonts w:ascii="Arial" w:hAnsi="Arial" w:cs="Arial"/>
      <w:sz w:val="32"/>
      <w:szCs w:val="32"/>
      <w:lang w:val="en"/>
    </w:rPr>
  </w:style>
  <w:style w:type="paragraph" w:styleId="Heading3">
    <w:name w:val="heading 3"/>
    <w:basedOn w:val="Normal"/>
    <w:next w:val="Normal"/>
    <w:link w:val="Heading3Char"/>
    <w:uiPriority w:val="9"/>
    <w:semiHidden/>
    <w:unhideWhenUsed/>
    <w:qFormat/>
    <w:rsid w:val="00323F23"/>
    <w:pPr>
      <w:keepNext/>
      <w:keepLines/>
      <w:spacing w:before="320" w:after="80" w:line="276" w:lineRule="auto"/>
      <w:outlineLvl w:val="2"/>
    </w:pPr>
    <w:rPr>
      <w:rFonts w:ascii="Arial" w:hAnsi="Arial" w:cs="Arial"/>
      <w:color w:val="434343"/>
      <w:sz w:val="28"/>
      <w:szCs w:val="28"/>
      <w:lang w:val="en"/>
    </w:rPr>
  </w:style>
  <w:style w:type="paragraph" w:styleId="Heading4">
    <w:name w:val="heading 4"/>
    <w:basedOn w:val="Normal"/>
    <w:next w:val="Normal"/>
    <w:link w:val="Heading4Char"/>
    <w:uiPriority w:val="9"/>
    <w:semiHidden/>
    <w:unhideWhenUsed/>
    <w:qFormat/>
    <w:rsid w:val="00323F23"/>
    <w:pPr>
      <w:keepNext/>
      <w:keepLines/>
      <w:spacing w:before="280" w:after="80" w:line="276" w:lineRule="auto"/>
      <w:outlineLvl w:val="3"/>
    </w:pPr>
    <w:rPr>
      <w:rFonts w:ascii="Arial" w:hAnsi="Arial" w:cs="Arial"/>
      <w:color w:val="666666"/>
      <w:lang w:val="en"/>
    </w:rPr>
  </w:style>
  <w:style w:type="paragraph" w:styleId="Heading5">
    <w:name w:val="heading 5"/>
    <w:basedOn w:val="Normal"/>
    <w:next w:val="Normal"/>
    <w:link w:val="Heading5Char"/>
    <w:uiPriority w:val="9"/>
    <w:semiHidden/>
    <w:unhideWhenUsed/>
    <w:qFormat/>
    <w:rsid w:val="00323F23"/>
    <w:pPr>
      <w:keepNext/>
      <w:keepLines/>
      <w:spacing w:before="240" w:after="80" w:line="276" w:lineRule="auto"/>
      <w:outlineLvl w:val="4"/>
    </w:pPr>
    <w:rPr>
      <w:rFonts w:ascii="Arial" w:hAnsi="Arial" w:cs="Arial"/>
      <w:color w:val="666666"/>
      <w:sz w:val="22"/>
      <w:szCs w:val="22"/>
      <w:lang w:val="en"/>
    </w:rPr>
  </w:style>
  <w:style w:type="paragraph" w:styleId="Heading6">
    <w:name w:val="heading 6"/>
    <w:basedOn w:val="Normal"/>
    <w:next w:val="Normal"/>
    <w:link w:val="Heading6Char"/>
    <w:uiPriority w:val="9"/>
    <w:semiHidden/>
    <w:unhideWhenUsed/>
    <w:qFormat/>
    <w:rsid w:val="00323F23"/>
    <w:pPr>
      <w:keepNext/>
      <w:keepLines/>
      <w:spacing w:before="240" w:after="80" w:line="276" w:lineRule="auto"/>
      <w:outlineLvl w:val="5"/>
    </w:pPr>
    <w:rPr>
      <w:rFonts w:ascii="Arial" w:hAnsi="Arial" w:cs="Arial"/>
      <w:i/>
      <w:color w:val="666666"/>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3F23"/>
    <w:pPr>
      <w:keepNext/>
      <w:keepLines/>
      <w:spacing w:after="60" w:line="276" w:lineRule="auto"/>
    </w:pPr>
    <w:rPr>
      <w:rFonts w:ascii="Arial" w:hAnsi="Arial" w:cs="Arial"/>
      <w:sz w:val="52"/>
      <w:szCs w:val="52"/>
      <w:lang w:val="en"/>
    </w:rPr>
  </w:style>
  <w:style w:type="character" w:customStyle="1" w:styleId="Heading1Char">
    <w:name w:val="Heading 1 Char"/>
    <w:basedOn w:val="DefaultParagraphFont"/>
    <w:link w:val="Heading1"/>
    <w:uiPriority w:val="9"/>
    <w:rsid w:val="00323F23"/>
    <w:rPr>
      <w:rFonts w:ascii="Arial" w:eastAsia="SimSun" w:hAnsi="Arial" w:cs="Arial"/>
      <w:sz w:val="40"/>
      <w:szCs w:val="40"/>
      <w:lang w:val="en"/>
    </w:rPr>
  </w:style>
  <w:style w:type="character" w:customStyle="1" w:styleId="Heading2Char">
    <w:name w:val="Heading 2 Char"/>
    <w:basedOn w:val="DefaultParagraphFont"/>
    <w:link w:val="Heading2"/>
    <w:uiPriority w:val="9"/>
    <w:rsid w:val="00323F23"/>
    <w:rPr>
      <w:rFonts w:ascii="Arial" w:eastAsia="SimSun" w:hAnsi="Arial" w:cs="Arial"/>
      <w:sz w:val="32"/>
      <w:szCs w:val="32"/>
      <w:lang w:val="en"/>
    </w:rPr>
  </w:style>
  <w:style w:type="character" w:customStyle="1" w:styleId="Heading3Char">
    <w:name w:val="Heading 3 Char"/>
    <w:basedOn w:val="DefaultParagraphFont"/>
    <w:link w:val="Heading3"/>
    <w:uiPriority w:val="9"/>
    <w:semiHidden/>
    <w:rsid w:val="00323F23"/>
    <w:rPr>
      <w:rFonts w:ascii="Arial" w:eastAsia="SimSun" w:hAnsi="Arial" w:cs="Arial"/>
      <w:color w:val="434343"/>
      <w:sz w:val="28"/>
      <w:szCs w:val="28"/>
      <w:lang w:val="en"/>
    </w:rPr>
  </w:style>
  <w:style w:type="character" w:customStyle="1" w:styleId="Heading4Char">
    <w:name w:val="Heading 4 Char"/>
    <w:basedOn w:val="DefaultParagraphFont"/>
    <w:link w:val="Heading4"/>
    <w:uiPriority w:val="9"/>
    <w:semiHidden/>
    <w:rsid w:val="00323F23"/>
    <w:rPr>
      <w:rFonts w:ascii="Arial" w:eastAsia="SimSun" w:hAnsi="Arial" w:cs="Arial"/>
      <w:color w:val="666666"/>
      <w:lang w:val="en"/>
    </w:rPr>
  </w:style>
  <w:style w:type="character" w:customStyle="1" w:styleId="Heading5Char">
    <w:name w:val="Heading 5 Char"/>
    <w:basedOn w:val="DefaultParagraphFont"/>
    <w:link w:val="Heading5"/>
    <w:uiPriority w:val="9"/>
    <w:semiHidden/>
    <w:rsid w:val="00323F23"/>
    <w:rPr>
      <w:rFonts w:ascii="Arial" w:eastAsia="SimSun" w:hAnsi="Arial" w:cs="Arial"/>
      <w:color w:val="666666"/>
      <w:sz w:val="22"/>
      <w:szCs w:val="22"/>
      <w:lang w:val="en"/>
    </w:rPr>
  </w:style>
  <w:style w:type="character" w:customStyle="1" w:styleId="Heading6Char">
    <w:name w:val="Heading 6 Char"/>
    <w:basedOn w:val="DefaultParagraphFont"/>
    <w:link w:val="Heading6"/>
    <w:uiPriority w:val="9"/>
    <w:semiHidden/>
    <w:rsid w:val="00323F23"/>
    <w:rPr>
      <w:rFonts w:ascii="Arial" w:eastAsia="SimSun" w:hAnsi="Arial" w:cs="Arial"/>
      <w:i/>
      <w:color w:val="666666"/>
      <w:sz w:val="22"/>
      <w:szCs w:val="22"/>
      <w:lang w:val="en"/>
    </w:rPr>
  </w:style>
  <w:style w:type="character" w:customStyle="1" w:styleId="TitleChar">
    <w:name w:val="Title Char"/>
    <w:basedOn w:val="DefaultParagraphFont"/>
    <w:link w:val="Title"/>
    <w:uiPriority w:val="10"/>
    <w:rsid w:val="00323F23"/>
    <w:rPr>
      <w:rFonts w:ascii="Arial" w:eastAsia="SimSun" w:hAnsi="Arial" w:cs="Arial"/>
      <w:sz w:val="52"/>
      <w:szCs w:val="52"/>
      <w:lang w:val="en"/>
    </w:rPr>
  </w:style>
  <w:style w:type="paragraph" w:styleId="Subtitle">
    <w:name w:val="Subtitle"/>
    <w:basedOn w:val="Normal"/>
    <w:next w:val="Normal"/>
    <w:link w:val="SubtitleChar"/>
    <w:uiPriority w:val="11"/>
    <w:qFormat/>
    <w:pPr>
      <w:keepNext/>
      <w:keepLines/>
      <w:spacing w:after="320" w:line="276" w:lineRule="auto"/>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323F23"/>
    <w:rPr>
      <w:rFonts w:ascii="Arial" w:eastAsia="SimSun" w:hAnsi="Arial" w:cs="Arial"/>
      <w:color w:val="666666"/>
      <w:sz w:val="30"/>
      <w:szCs w:val="30"/>
      <w:lang w:val="en"/>
    </w:rPr>
  </w:style>
  <w:style w:type="paragraph" w:styleId="BalloonText">
    <w:name w:val="Balloon Text"/>
    <w:basedOn w:val="Normal"/>
    <w:link w:val="BalloonTextChar"/>
    <w:uiPriority w:val="99"/>
    <w:semiHidden/>
    <w:unhideWhenUsed/>
    <w:rsid w:val="00323F23"/>
    <w:rPr>
      <w:sz w:val="18"/>
      <w:szCs w:val="18"/>
      <w:lang w:val="en"/>
    </w:rPr>
  </w:style>
  <w:style w:type="character" w:customStyle="1" w:styleId="BalloonTextChar">
    <w:name w:val="Balloon Text Char"/>
    <w:basedOn w:val="DefaultParagraphFont"/>
    <w:link w:val="BalloonText"/>
    <w:uiPriority w:val="99"/>
    <w:semiHidden/>
    <w:rsid w:val="00323F23"/>
    <w:rPr>
      <w:rFonts w:ascii="Times New Roman" w:eastAsia="SimSun" w:hAnsi="Times New Roman" w:cs="Times New Roman"/>
      <w:sz w:val="18"/>
      <w:szCs w:val="18"/>
      <w:lang w:val="en"/>
    </w:rPr>
  </w:style>
  <w:style w:type="character" w:styleId="Hyperlink">
    <w:name w:val="Hyperlink"/>
    <w:basedOn w:val="DefaultParagraphFont"/>
    <w:uiPriority w:val="99"/>
    <w:unhideWhenUsed/>
    <w:rsid w:val="00323F23"/>
    <w:rPr>
      <w:color w:val="0563C1" w:themeColor="hyperlink"/>
      <w:u w:val="single"/>
    </w:rPr>
  </w:style>
  <w:style w:type="character" w:customStyle="1" w:styleId="UnresolvedMention1">
    <w:name w:val="Unresolved Mention1"/>
    <w:basedOn w:val="DefaultParagraphFont"/>
    <w:uiPriority w:val="99"/>
    <w:semiHidden/>
    <w:unhideWhenUsed/>
    <w:rsid w:val="00323F23"/>
    <w:rPr>
      <w:color w:val="605E5C"/>
      <w:shd w:val="clear" w:color="auto" w:fill="E1DFDD"/>
    </w:rPr>
  </w:style>
  <w:style w:type="character" w:styleId="FollowedHyperlink">
    <w:name w:val="FollowedHyperlink"/>
    <w:basedOn w:val="DefaultParagraphFont"/>
    <w:uiPriority w:val="99"/>
    <w:semiHidden/>
    <w:unhideWhenUsed/>
    <w:rsid w:val="00323F23"/>
    <w:rPr>
      <w:color w:val="954F72" w:themeColor="followedHyperlink"/>
      <w:u w:val="single"/>
    </w:rPr>
  </w:style>
  <w:style w:type="character" w:styleId="CommentReference">
    <w:name w:val="annotation reference"/>
    <w:basedOn w:val="DefaultParagraphFont"/>
    <w:uiPriority w:val="99"/>
    <w:semiHidden/>
    <w:unhideWhenUsed/>
    <w:rsid w:val="00323F23"/>
    <w:rPr>
      <w:sz w:val="16"/>
      <w:szCs w:val="16"/>
    </w:rPr>
  </w:style>
  <w:style w:type="paragraph" w:styleId="CommentText">
    <w:name w:val="annotation text"/>
    <w:basedOn w:val="Normal"/>
    <w:link w:val="CommentTextChar"/>
    <w:uiPriority w:val="99"/>
    <w:unhideWhenUsed/>
    <w:rsid w:val="00323F23"/>
    <w:rPr>
      <w:rFonts w:ascii="Arial" w:hAnsi="Arial" w:cs="Arial"/>
      <w:sz w:val="20"/>
      <w:szCs w:val="20"/>
      <w:lang w:val="en"/>
    </w:rPr>
  </w:style>
  <w:style w:type="character" w:customStyle="1" w:styleId="CommentTextChar">
    <w:name w:val="Comment Text Char"/>
    <w:basedOn w:val="DefaultParagraphFont"/>
    <w:link w:val="CommentText"/>
    <w:uiPriority w:val="99"/>
    <w:rsid w:val="00323F23"/>
    <w:rPr>
      <w:rFonts w:ascii="Arial" w:eastAsia="SimSun" w:hAnsi="Arial" w:cs="Arial"/>
      <w:sz w:val="20"/>
      <w:szCs w:val="20"/>
      <w:lang w:val="en"/>
    </w:rPr>
  </w:style>
  <w:style w:type="paragraph" w:styleId="CommentSubject">
    <w:name w:val="annotation subject"/>
    <w:basedOn w:val="CommentText"/>
    <w:next w:val="CommentText"/>
    <w:link w:val="CommentSubjectChar"/>
    <w:uiPriority w:val="99"/>
    <w:semiHidden/>
    <w:unhideWhenUsed/>
    <w:rsid w:val="00323F23"/>
    <w:rPr>
      <w:b/>
      <w:bCs/>
    </w:rPr>
  </w:style>
  <w:style w:type="character" w:customStyle="1" w:styleId="CommentSubjectChar">
    <w:name w:val="Comment Subject Char"/>
    <w:basedOn w:val="CommentTextChar"/>
    <w:link w:val="CommentSubject"/>
    <w:uiPriority w:val="99"/>
    <w:semiHidden/>
    <w:rsid w:val="00323F23"/>
    <w:rPr>
      <w:rFonts w:ascii="Arial" w:eastAsia="SimSun" w:hAnsi="Arial" w:cs="Arial"/>
      <w:b/>
      <w:bCs/>
      <w:sz w:val="20"/>
      <w:szCs w:val="20"/>
      <w:lang w:val="en"/>
    </w:rPr>
  </w:style>
  <w:style w:type="paragraph" w:styleId="Revision">
    <w:name w:val="Revision"/>
    <w:hidden/>
    <w:uiPriority w:val="99"/>
    <w:semiHidden/>
    <w:rsid w:val="00323F23"/>
    <w:rPr>
      <w:rFonts w:ascii="Arial" w:hAnsi="Arial" w:cs="Arial"/>
      <w:sz w:val="22"/>
      <w:szCs w:val="22"/>
      <w:lang w:val="en"/>
    </w:rPr>
  </w:style>
  <w:style w:type="paragraph" w:customStyle="1" w:styleId="EndNoteBibliographyTitle">
    <w:name w:val="EndNote Bibliography Title"/>
    <w:basedOn w:val="Normal"/>
    <w:link w:val="EndNoteBibliographyTitleChar"/>
    <w:rsid w:val="00323F23"/>
    <w:pPr>
      <w:spacing w:line="276" w:lineRule="auto"/>
      <w:jc w:val="center"/>
    </w:pPr>
    <w:rPr>
      <w:szCs w:val="22"/>
      <w:lang w:val="en"/>
    </w:rPr>
  </w:style>
  <w:style w:type="character" w:customStyle="1" w:styleId="EndNoteBibliographyTitleChar">
    <w:name w:val="EndNote Bibliography Title Char"/>
    <w:basedOn w:val="DefaultParagraphFont"/>
    <w:link w:val="EndNoteBibliographyTitle"/>
    <w:rsid w:val="00323F23"/>
    <w:rPr>
      <w:rFonts w:ascii="Times New Roman" w:eastAsia="SimSun" w:hAnsi="Times New Roman" w:cs="Times New Roman"/>
      <w:szCs w:val="22"/>
      <w:lang w:val="en"/>
    </w:rPr>
  </w:style>
  <w:style w:type="paragraph" w:customStyle="1" w:styleId="EndNoteBibliography">
    <w:name w:val="EndNote Bibliography"/>
    <w:basedOn w:val="Normal"/>
    <w:link w:val="EndNoteBibliographyChar"/>
    <w:rsid w:val="00323F23"/>
    <w:rPr>
      <w:szCs w:val="22"/>
      <w:lang w:val="en"/>
    </w:rPr>
  </w:style>
  <w:style w:type="character" w:customStyle="1" w:styleId="EndNoteBibliographyChar">
    <w:name w:val="EndNote Bibliography Char"/>
    <w:basedOn w:val="DefaultParagraphFont"/>
    <w:link w:val="EndNoteBibliography"/>
    <w:rsid w:val="00323F23"/>
    <w:rPr>
      <w:rFonts w:ascii="Times New Roman" w:eastAsia="SimSun" w:hAnsi="Times New Roman" w:cs="Times New Roman"/>
      <w:szCs w:val="22"/>
      <w:lang w:val="en"/>
    </w:rPr>
  </w:style>
  <w:style w:type="character" w:customStyle="1" w:styleId="apple-converted-space">
    <w:name w:val="apple-converted-space"/>
    <w:basedOn w:val="DefaultParagraphFont"/>
    <w:rsid w:val="00323F23"/>
  </w:style>
  <w:style w:type="paragraph" w:styleId="ListParagraph">
    <w:name w:val="List Paragraph"/>
    <w:basedOn w:val="Normal"/>
    <w:uiPriority w:val="34"/>
    <w:qFormat/>
    <w:rsid w:val="00323F23"/>
    <w:pPr>
      <w:ind w:left="720"/>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323F23"/>
  </w:style>
  <w:style w:type="character" w:customStyle="1" w:styleId="markb245ckgu0">
    <w:name w:val="markb245ckgu0"/>
    <w:basedOn w:val="DefaultParagraphFont"/>
    <w:rsid w:val="00323F23"/>
  </w:style>
  <w:style w:type="paragraph" w:styleId="Header">
    <w:name w:val="header"/>
    <w:basedOn w:val="Normal"/>
    <w:link w:val="HeaderChar"/>
    <w:uiPriority w:val="99"/>
    <w:unhideWhenUsed/>
    <w:rsid w:val="00323F23"/>
    <w:pPr>
      <w:tabs>
        <w:tab w:val="center" w:pos="4680"/>
        <w:tab w:val="right" w:pos="9360"/>
      </w:tabs>
    </w:pPr>
  </w:style>
  <w:style w:type="character" w:customStyle="1" w:styleId="HeaderChar">
    <w:name w:val="Header Char"/>
    <w:basedOn w:val="DefaultParagraphFont"/>
    <w:link w:val="Header"/>
    <w:uiPriority w:val="99"/>
    <w:rsid w:val="00323F23"/>
    <w:rPr>
      <w:rFonts w:ascii="Times New Roman" w:eastAsia="SimSun" w:hAnsi="Times New Roman" w:cs="Times New Roman"/>
    </w:rPr>
  </w:style>
  <w:style w:type="paragraph" w:styleId="Footer">
    <w:name w:val="footer"/>
    <w:basedOn w:val="Normal"/>
    <w:link w:val="FooterChar"/>
    <w:uiPriority w:val="99"/>
    <w:unhideWhenUsed/>
    <w:rsid w:val="00323F23"/>
    <w:pPr>
      <w:tabs>
        <w:tab w:val="center" w:pos="4680"/>
        <w:tab w:val="right" w:pos="9360"/>
      </w:tabs>
    </w:pPr>
  </w:style>
  <w:style w:type="character" w:customStyle="1" w:styleId="FooterChar">
    <w:name w:val="Footer Char"/>
    <w:basedOn w:val="DefaultParagraphFont"/>
    <w:link w:val="Footer"/>
    <w:uiPriority w:val="99"/>
    <w:rsid w:val="00323F23"/>
    <w:rPr>
      <w:rFonts w:ascii="Times New Roman" w:eastAsia="SimSun" w:hAnsi="Times New Roman" w:cs="Times New Roman"/>
    </w:rPr>
  </w:style>
  <w:style w:type="character" w:styleId="PageNumber">
    <w:name w:val="page number"/>
    <w:basedOn w:val="DefaultParagraphFont"/>
    <w:uiPriority w:val="99"/>
    <w:semiHidden/>
    <w:unhideWhenUsed/>
    <w:rsid w:val="00323F23"/>
  </w:style>
  <w:style w:type="character" w:styleId="UnresolvedMention">
    <w:name w:val="Unresolved Mention"/>
    <w:basedOn w:val="DefaultParagraphFont"/>
    <w:uiPriority w:val="99"/>
    <w:semiHidden/>
    <w:unhideWhenUsed/>
    <w:rsid w:val="00347804"/>
    <w:rPr>
      <w:color w:val="605E5C"/>
      <w:shd w:val="clear" w:color="auto" w:fill="E1DFDD"/>
    </w:rPr>
  </w:style>
  <w:style w:type="paragraph" w:customStyle="1" w:styleId="paragraph">
    <w:name w:val="paragraph"/>
    <w:basedOn w:val="Normal"/>
    <w:rsid w:val="00834CF2"/>
    <w:pPr>
      <w:spacing w:before="100" w:beforeAutospacing="1" w:after="100" w:afterAutospacing="1"/>
    </w:pPr>
    <w:rPr>
      <w:rFonts w:eastAsia="Times New Roman"/>
    </w:rPr>
  </w:style>
  <w:style w:type="character" w:customStyle="1" w:styleId="normaltextrun">
    <w:name w:val="normaltextrun"/>
    <w:basedOn w:val="DefaultParagraphFont"/>
    <w:rsid w:val="00834CF2"/>
  </w:style>
  <w:style w:type="character" w:customStyle="1" w:styleId="eop">
    <w:name w:val="eop"/>
    <w:basedOn w:val="DefaultParagraphFont"/>
    <w:rsid w:val="00834CF2"/>
  </w:style>
  <w:style w:type="character" w:styleId="Emphasis">
    <w:name w:val="Emphasis"/>
    <w:basedOn w:val="DefaultParagraphFont"/>
    <w:uiPriority w:val="20"/>
    <w:qFormat/>
    <w:rsid w:val="00C825F1"/>
    <w:rPr>
      <w:i/>
      <w:iCs/>
    </w:rPr>
  </w:style>
  <w:style w:type="paragraph" w:styleId="NormalWeb">
    <w:name w:val="Normal (Web)"/>
    <w:basedOn w:val="Normal"/>
    <w:uiPriority w:val="99"/>
    <w:semiHidden/>
    <w:unhideWhenUsed/>
    <w:rsid w:val="00C825F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02750">
      <w:bodyDiv w:val="1"/>
      <w:marLeft w:val="0"/>
      <w:marRight w:val="0"/>
      <w:marTop w:val="0"/>
      <w:marBottom w:val="0"/>
      <w:divBdr>
        <w:top w:val="none" w:sz="0" w:space="0" w:color="auto"/>
        <w:left w:val="none" w:sz="0" w:space="0" w:color="auto"/>
        <w:bottom w:val="none" w:sz="0" w:space="0" w:color="auto"/>
        <w:right w:val="none" w:sz="0" w:space="0" w:color="auto"/>
      </w:divBdr>
    </w:div>
    <w:div w:id="112336385">
      <w:bodyDiv w:val="1"/>
      <w:marLeft w:val="0"/>
      <w:marRight w:val="0"/>
      <w:marTop w:val="0"/>
      <w:marBottom w:val="0"/>
      <w:divBdr>
        <w:top w:val="none" w:sz="0" w:space="0" w:color="auto"/>
        <w:left w:val="none" w:sz="0" w:space="0" w:color="auto"/>
        <w:bottom w:val="none" w:sz="0" w:space="0" w:color="auto"/>
        <w:right w:val="none" w:sz="0" w:space="0" w:color="auto"/>
      </w:divBdr>
    </w:div>
    <w:div w:id="134643043">
      <w:bodyDiv w:val="1"/>
      <w:marLeft w:val="0"/>
      <w:marRight w:val="0"/>
      <w:marTop w:val="0"/>
      <w:marBottom w:val="0"/>
      <w:divBdr>
        <w:top w:val="none" w:sz="0" w:space="0" w:color="auto"/>
        <w:left w:val="none" w:sz="0" w:space="0" w:color="auto"/>
        <w:bottom w:val="none" w:sz="0" w:space="0" w:color="auto"/>
        <w:right w:val="none" w:sz="0" w:space="0" w:color="auto"/>
      </w:divBdr>
    </w:div>
    <w:div w:id="161048185">
      <w:bodyDiv w:val="1"/>
      <w:marLeft w:val="0"/>
      <w:marRight w:val="0"/>
      <w:marTop w:val="0"/>
      <w:marBottom w:val="0"/>
      <w:divBdr>
        <w:top w:val="none" w:sz="0" w:space="0" w:color="auto"/>
        <w:left w:val="none" w:sz="0" w:space="0" w:color="auto"/>
        <w:bottom w:val="none" w:sz="0" w:space="0" w:color="auto"/>
        <w:right w:val="none" w:sz="0" w:space="0" w:color="auto"/>
      </w:divBdr>
    </w:div>
    <w:div w:id="359821830">
      <w:bodyDiv w:val="1"/>
      <w:marLeft w:val="0"/>
      <w:marRight w:val="0"/>
      <w:marTop w:val="0"/>
      <w:marBottom w:val="0"/>
      <w:divBdr>
        <w:top w:val="none" w:sz="0" w:space="0" w:color="auto"/>
        <w:left w:val="none" w:sz="0" w:space="0" w:color="auto"/>
        <w:bottom w:val="none" w:sz="0" w:space="0" w:color="auto"/>
        <w:right w:val="none" w:sz="0" w:space="0" w:color="auto"/>
      </w:divBdr>
    </w:div>
    <w:div w:id="432366439">
      <w:bodyDiv w:val="1"/>
      <w:marLeft w:val="0"/>
      <w:marRight w:val="0"/>
      <w:marTop w:val="0"/>
      <w:marBottom w:val="0"/>
      <w:divBdr>
        <w:top w:val="none" w:sz="0" w:space="0" w:color="auto"/>
        <w:left w:val="none" w:sz="0" w:space="0" w:color="auto"/>
        <w:bottom w:val="none" w:sz="0" w:space="0" w:color="auto"/>
        <w:right w:val="none" w:sz="0" w:space="0" w:color="auto"/>
      </w:divBdr>
    </w:div>
    <w:div w:id="453209066">
      <w:bodyDiv w:val="1"/>
      <w:marLeft w:val="0"/>
      <w:marRight w:val="0"/>
      <w:marTop w:val="0"/>
      <w:marBottom w:val="0"/>
      <w:divBdr>
        <w:top w:val="none" w:sz="0" w:space="0" w:color="auto"/>
        <w:left w:val="none" w:sz="0" w:space="0" w:color="auto"/>
        <w:bottom w:val="none" w:sz="0" w:space="0" w:color="auto"/>
        <w:right w:val="none" w:sz="0" w:space="0" w:color="auto"/>
      </w:divBdr>
    </w:div>
    <w:div w:id="605696521">
      <w:bodyDiv w:val="1"/>
      <w:marLeft w:val="0"/>
      <w:marRight w:val="0"/>
      <w:marTop w:val="0"/>
      <w:marBottom w:val="0"/>
      <w:divBdr>
        <w:top w:val="none" w:sz="0" w:space="0" w:color="auto"/>
        <w:left w:val="none" w:sz="0" w:space="0" w:color="auto"/>
        <w:bottom w:val="none" w:sz="0" w:space="0" w:color="auto"/>
        <w:right w:val="none" w:sz="0" w:space="0" w:color="auto"/>
      </w:divBdr>
    </w:div>
    <w:div w:id="823081506">
      <w:bodyDiv w:val="1"/>
      <w:marLeft w:val="0"/>
      <w:marRight w:val="0"/>
      <w:marTop w:val="0"/>
      <w:marBottom w:val="0"/>
      <w:divBdr>
        <w:top w:val="none" w:sz="0" w:space="0" w:color="auto"/>
        <w:left w:val="none" w:sz="0" w:space="0" w:color="auto"/>
        <w:bottom w:val="none" w:sz="0" w:space="0" w:color="auto"/>
        <w:right w:val="none" w:sz="0" w:space="0" w:color="auto"/>
      </w:divBdr>
    </w:div>
    <w:div w:id="936795040">
      <w:bodyDiv w:val="1"/>
      <w:marLeft w:val="0"/>
      <w:marRight w:val="0"/>
      <w:marTop w:val="0"/>
      <w:marBottom w:val="0"/>
      <w:divBdr>
        <w:top w:val="none" w:sz="0" w:space="0" w:color="auto"/>
        <w:left w:val="none" w:sz="0" w:space="0" w:color="auto"/>
        <w:bottom w:val="none" w:sz="0" w:space="0" w:color="auto"/>
        <w:right w:val="none" w:sz="0" w:space="0" w:color="auto"/>
      </w:divBdr>
      <w:divsChild>
        <w:div w:id="634334320">
          <w:marLeft w:val="0"/>
          <w:marRight w:val="0"/>
          <w:marTop w:val="225"/>
          <w:marBottom w:val="0"/>
          <w:divBdr>
            <w:top w:val="none" w:sz="0" w:space="0" w:color="auto"/>
            <w:left w:val="none" w:sz="0" w:space="0" w:color="auto"/>
            <w:bottom w:val="none" w:sz="0" w:space="0" w:color="auto"/>
            <w:right w:val="none" w:sz="0" w:space="0" w:color="auto"/>
          </w:divBdr>
        </w:div>
        <w:div w:id="1791968821">
          <w:marLeft w:val="0"/>
          <w:marRight w:val="0"/>
          <w:marTop w:val="0"/>
          <w:marBottom w:val="0"/>
          <w:divBdr>
            <w:top w:val="none" w:sz="0" w:space="0" w:color="auto"/>
            <w:left w:val="none" w:sz="0" w:space="0" w:color="auto"/>
            <w:bottom w:val="none" w:sz="0" w:space="0" w:color="auto"/>
            <w:right w:val="none" w:sz="0" w:space="0" w:color="auto"/>
          </w:divBdr>
        </w:div>
        <w:div w:id="1987125668">
          <w:marLeft w:val="0"/>
          <w:marRight w:val="0"/>
          <w:marTop w:val="0"/>
          <w:marBottom w:val="0"/>
          <w:divBdr>
            <w:top w:val="none" w:sz="0" w:space="0" w:color="auto"/>
            <w:left w:val="none" w:sz="0" w:space="0" w:color="auto"/>
            <w:bottom w:val="none" w:sz="0" w:space="0" w:color="auto"/>
            <w:right w:val="none" w:sz="0" w:space="0" w:color="auto"/>
          </w:divBdr>
        </w:div>
        <w:div w:id="753480295">
          <w:marLeft w:val="0"/>
          <w:marRight w:val="0"/>
          <w:marTop w:val="0"/>
          <w:marBottom w:val="0"/>
          <w:divBdr>
            <w:top w:val="none" w:sz="0" w:space="0" w:color="auto"/>
            <w:left w:val="none" w:sz="0" w:space="0" w:color="auto"/>
            <w:bottom w:val="none" w:sz="0" w:space="0" w:color="auto"/>
            <w:right w:val="none" w:sz="0" w:space="0" w:color="auto"/>
          </w:divBdr>
        </w:div>
        <w:div w:id="748382854">
          <w:marLeft w:val="0"/>
          <w:marRight w:val="0"/>
          <w:marTop w:val="0"/>
          <w:marBottom w:val="0"/>
          <w:divBdr>
            <w:top w:val="none" w:sz="0" w:space="0" w:color="auto"/>
            <w:left w:val="none" w:sz="0" w:space="0" w:color="auto"/>
            <w:bottom w:val="none" w:sz="0" w:space="0" w:color="auto"/>
            <w:right w:val="none" w:sz="0" w:space="0" w:color="auto"/>
          </w:divBdr>
        </w:div>
      </w:divsChild>
    </w:div>
    <w:div w:id="1149833128">
      <w:bodyDiv w:val="1"/>
      <w:marLeft w:val="0"/>
      <w:marRight w:val="0"/>
      <w:marTop w:val="0"/>
      <w:marBottom w:val="0"/>
      <w:divBdr>
        <w:top w:val="none" w:sz="0" w:space="0" w:color="auto"/>
        <w:left w:val="none" w:sz="0" w:space="0" w:color="auto"/>
        <w:bottom w:val="none" w:sz="0" w:space="0" w:color="auto"/>
        <w:right w:val="none" w:sz="0" w:space="0" w:color="auto"/>
      </w:divBdr>
    </w:div>
    <w:div w:id="1245869897">
      <w:bodyDiv w:val="1"/>
      <w:marLeft w:val="0"/>
      <w:marRight w:val="0"/>
      <w:marTop w:val="0"/>
      <w:marBottom w:val="0"/>
      <w:divBdr>
        <w:top w:val="none" w:sz="0" w:space="0" w:color="auto"/>
        <w:left w:val="none" w:sz="0" w:space="0" w:color="auto"/>
        <w:bottom w:val="none" w:sz="0" w:space="0" w:color="auto"/>
        <w:right w:val="none" w:sz="0" w:space="0" w:color="auto"/>
      </w:divBdr>
    </w:div>
    <w:div w:id="1306931463">
      <w:bodyDiv w:val="1"/>
      <w:marLeft w:val="0"/>
      <w:marRight w:val="0"/>
      <w:marTop w:val="0"/>
      <w:marBottom w:val="0"/>
      <w:divBdr>
        <w:top w:val="none" w:sz="0" w:space="0" w:color="auto"/>
        <w:left w:val="none" w:sz="0" w:space="0" w:color="auto"/>
        <w:bottom w:val="none" w:sz="0" w:space="0" w:color="auto"/>
        <w:right w:val="none" w:sz="0" w:space="0" w:color="auto"/>
      </w:divBdr>
    </w:div>
    <w:div w:id="1547644366">
      <w:bodyDiv w:val="1"/>
      <w:marLeft w:val="0"/>
      <w:marRight w:val="0"/>
      <w:marTop w:val="0"/>
      <w:marBottom w:val="0"/>
      <w:divBdr>
        <w:top w:val="none" w:sz="0" w:space="0" w:color="auto"/>
        <w:left w:val="none" w:sz="0" w:space="0" w:color="auto"/>
        <w:bottom w:val="none" w:sz="0" w:space="0" w:color="auto"/>
        <w:right w:val="none" w:sz="0" w:space="0" w:color="auto"/>
      </w:divBdr>
    </w:div>
    <w:div w:id="1556969216">
      <w:bodyDiv w:val="1"/>
      <w:marLeft w:val="0"/>
      <w:marRight w:val="0"/>
      <w:marTop w:val="0"/>
      <w:marBottom w:val="0"/>
      <w:divBdr>
        <w:top w:val="none" w:sz="0" w:space="0" w:color="auto"/>
        <w:left w:val="none" w:sz="0" w:space="0" w:color="auto"/>
        <w:bottom w:val="none" w:sz="0" w:space="0" w:color="auto"/>
        <w:right w:val="none" w:sz="0" w:space="0" w:color="auto"/>
      </w:divBdr>
    </w:div>
    <w:div w:id="1575429664">
      <w:bodyDiv w:val="1"/>
      <w:marLeft w:val="0"/>
      <w:marRight w:val="0"/>
      <w:marTop w:val="0"/>
      <w:marBottom w:val="0"/>
      <w:divBdr>
        <w:top w:val="none" w:sz="0" w:space="0" w:color="auto"/>
        <w:left w:val="none" w:sz="0" w:space="0" w:color="auto"/>
        <w:bottom w:val="none" w:sz="0" w:space="0" w:color="auto"/>
        <w:right w:val="none" w:sz="0" w:space="0" w:color="auto"/>
      </w:divBdr>
    </w:div>
    <w:div w:id="1734545495">
      <w:bodyDiv w:val="1"/>
      <w:marLeft w:val="0"/>
      <w:marRight w:val="0"/>
      <w:marTop w:val="0"/>
      <w:marBottom w:val="0"/>
      <w:divBdr>
        <w:top w:val="none" w:sz="0" w:space="0" w:color="auto"/>
        <w:left w:val="none" w:sz="0" w:space="0" w:color="auto"/>
        <w:bottom w:val="none" w:sz="0" w:space="0" w:color="auto"/>
        <w:right w:val="none" w:sz="0" w:space="0" w:color="auto"/>
      </w:divBdr>
    </w:div>
    <w:div w:id="1805003776">
      <w:bodyDiv w:val="1"/>
      <w:marLeft w:val="0"/>
      <w:marRight w:val="0"/>
      <w:marTop w:val="0"/>
      <w:marBottom w:val="0"/>
      <w:divBdr>
        <w:top w:val="none" w:sz="0" w:space="0" w:color="auto"/>
        <w:left w:val="none" w:sz="0" w:space="0" w:color="auto"/>
        <w:bottom w:val="none" w:sz="0" w:space="0" w:color="auto"/>
        <w:right w:val="none" w:sz="0" w:space="0" w:color="auto"/>
      </w:divBdr>
      <w:divsChild>
        <w:div w:id="396906075">
          <w:marLeft w:val="0"/>
          <w:marRight w:val="0"/>
          <w:marTop w:val="225"/>
          <w:marBottom w:val="0"/>
          <w:divBdr>
            <w:top w:val="none" w:sz="0" w:space="0" w:color="auto"/>
            <w:left w:val="none" w:sz="0" w:space="0" w:color="auto"/>
            <w:bottom w:val="none" w:sz="0" w:space="0" w:color="auto"/>
            <w:right w:val="none" w:sz="0" w:space="0" w:color="auto"/>
          </w:divBdr>
        </w:div>
        <w:div w:id="541942103">
          <w:marLeft w:val="0"/>
          <w:marRight w:val="0"/>
          <w:marTop w:val="0"/>
          <w:marBottom w:val="0"/>
          <w:divBdr>
            <w:top w:val="none" w:sz="0" w:space="0" w:color="auto"/>
            <w:left w:val="none" w:sz="0" w:space="0" w:color="auto"/>
            <w:bottom w:val="none" w:sz="0" w:space="0" w:color="auto"/>
            <w:right w:val="none" w:sz="0" w:space="0" w:color="auto"/>
          </w:divBdr>
        </w:div>
        <w:div w:id="1884514746">
          <w:marLeft w:val="0"/>
          <w:marRight w:val="0"/>
          <w:marTop w:val="0"/>
          <w:marBottom w:val="0"/>
          <w:divBdr>
            <w:top w:val="none" w:sz="0" w:space="0" w:color="auto"/>
            <w:left w:val="none" w:sz="0" w:space="0" w:color="auto"/>
            <w:bottom w:val="none" w:sz="0" w:space="0" w:color="auto"/>
            <w:right w:val="none" w:sz="0" w:space="0" w:color="auto"/>
          </w:divBdr>
        </w:div>
        <w:div w:id="551308786">
          <w:marLeft w:val="0"/>
          <w:marRight w:val="0"/>
          <w:marTop w:val="0"/>
          <w:marBottom w:val="0"/>
          <w:divBdr>
            <w:top w:val="none" w:sz="0" w:space="0" w:color="auto"/>
            <w:left w:val="none" w:sz="0" w:space="0" w:color="auto"/>
            <w:bottom w:val="none" w:sz="0" w:space="0" w:color="auto"/>
            <w:right w:val="none" w:sz="0" w:space="0" w:color="auto"/>
          </w:divBdr>
        </w:div>
        <w:div w:id="1803157560">
          <w:marLeft w:val="0"/>
          <w:marRight w:val="0"/>
          <w:marTop w:val="0"/>
          <w:marBottom w:val="0"/>
          <w:divBdr>
            <w:top w:val="none" w:sz="0" w:space="0" w:color="auto"/>
            <w:left w:val="none" w:sz="0" w:space="0" w:color="auto"/>
            <w:bottom w:val="none" w:sz="0" w:space="0" w:color="auto"/>
            <w:right w:val="none" w:sz="0" w:space="0" w:color="auto"/>
          </w:divBdr>
        </w:div>
      </w:divsChild>
    </w:div>
    <w:div w:id="1817799599">
      <w:bodyDiv w:val="1"/>
      <w:marLeft w:val="0"/>
      <w:marRight w:val="0"/>
      <w:marTop w:val="0"/>
      <w:marBottom w:val="0"/>
      <w:divBdr>
        <w:top w:val="none" w:sz="0" w:space="0" w:color="auto"/>
        <w:left w:val="none" w:sz="0" w:space="0" w:color="auto"/>
        <w:bottom w:val="none" w:sz="0" w:space="0" w:color="auto"/>
        <w:right w:val="none" w:sz="0" w:space="0" w:color="auto"/>
      </w:divBdr>
      <w:divsChild>
        <w:div w:id="510725039">
          <w:marLeft w:val="0"/>
          <w:marRight w:val="0"/>
          <w:marTop w:val="0"/>
          <w:marBottom w:val="0"/>
          <w:divBdr>
            <w:top w:val="none" w:sz="0" w:space="0" w:color="auto"/>
            <w:left w:val="none" w:sz="0" w:space="0" w:color="auto"/>
            <w:bottom w:val="none" w:sz="0" w:space="0" w:color="auto"/>
            <w:right w:val="none" w:sz="0" w:space="0" w:color="auto"/>
          </w:divBdr>
        </w:div>
        <w:div w:id="828134946">
          <w:marLeft w:val="0"/>
          <w:marRight w:val="0"/>
          <w:marTop w:val="0"/>
          <w:marBottom w:val="0"/>
          <w:divBdr>
            <w:top w:val="none" w:sz="0" w:space="0" w:color="auto"/>
            <w:left w:val="none" w:sz="0" w:space="0" w:color="auto"/>
            <w:bottom w:val="none" w:sz="0" w:space="0" w:color="auto"/>
            <w:right w:val="none" w:sz="0" w:space="0" w:color="auto"/>
          </w:divBdr>
        </w:div>
        <w:div w:id="874074649">
          <w:marLeft w:val="0"/>
          <w:marRight w:val="0"/>
          <w:marTop w:val="0"/>
          <w:marBottom w:val="0"/>
          <w:divBdr>
            <w:top w:val="none" w:sz="0" w:space="0" w:color="auto"/>
            <w:left w:val="none" w:sz="0" w:space="0" w:color="auto"/>
            <w:bottom w:val="none" w:sz="0" w:space="0" w:color="auto"/>
            <w:right w:val="none" w:sz="0" w:space="0" w:color="auto"/>
          </w:divBdr>
        </w:div>
        <w:div w:id="1014964458">
          <w:marLeft w:val="0"/>
          <w:marRight w:val="0"/>
          <w:marTop w:val="0"/>
          <w:marBottom w:val="0"/>
          <w:divBdr>
            <w:top w:val="none" w:sz="0" w:space="0" w:color="auto"/>
            <w:left w:val="none" w:sz="0" w:space="0" w:color="auto"/>
            <w:bottom w:val="none" w:sz="0" w:space="0" w:color="auto"/>
            <w:right w:val="none" w:sz="0" w:space="0" w:color="auto"/>
          </w:divBdr>
        </w:div>
        <w:div w:id="1404722995">
          <w:marLeft w:val="0"/>
          <w:marRight w:val="0"/>
          <w:marTop w:val="0"/>
          <w:marBottom w:val="0"/>
          <w:divBdr>
            <w:top w:val="none" w:sz="0" w:space="0" w:color="auto"/>
            <w:left w:val="none" w:sz="0" w:space="0" w:color="auto"/>
            <w:bottom w:val="none" w:sz="0" w:space="0" w:color="auto"/>
            <w:right w:val="none" w:sz="0" w:space="0" w:color="auto"/>
          </w:divBdr>
        </w:div>
      </w:divsChild>
    </w:div>
    <w:div w:id="1868714777">
      <w:bodyDiv w:val="1"/>
      <w:marLeft w:val="0"/>
      <w:marRight w:val="0"/>
      <w:marTop w:val="0"/>
      <w:marBottom w:val="0"/>
      <w:divBdr>
        <w:top w:val="none" w:sz="0" w:space="0" w:color="auto"/>
        <w:left w:val="none" w:sz="0" w:space="0" w:color="auto"/>
        <w:bottom w:val="none" w:sz="0" w:space="0" w:color="auto"/>
        <w:right w:val="none" w:sz="0" w:space="0" w:color="auto"/>
      </w:divBdr>
    </w:div>
    <w:div w:id="1937519756">
      <w:bodyDiv w:val="1"/>
      <w:marLeft w:val="0"/>
      <w:marRight w:val="0"/>
      <w:marTop w:val="0"/>
      <w:marBottom w:val="0"/>
      <w:divBdr>
        <w:top w:val="none" w:sz="0" w:space="0" w:color="auto"/>
        <w:left w:val="none" w:sz="0" w:space="0" w:color="auto"/>
        <w:bottom w:val="none" w:sz="0" w:space="0" w:color="auto"/>
        <w:right w:val="none" w:sz="0" w:space="0" w:color="auto"/>
      </w:divBdr>
    </w:div>
    <w:div w:id="195173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journals.sagepub.com/author-instructions/JBR" TargetMode="External"/><Relationship Id="rId2" Type="http://schemas.openxmlformats.org/officeDocument/2006/relationships/hyperlink" Target="https://credit.niso.org/contributor-roles-defined/" TargetMode="External"/><Relationship Id="rId1" Type="http://schemas.openxmlformats.org/officeDocument/2006/relationships/hyperlink" Target="https://journals.sagepub.com/author-instructions/JBR" TargetMode="External"/><Relationship Id="rId4" Type="http://schemas.openxmlformats.org/officeDocument/2006/relationships/hyperlink" Target="https://www.sagepub.com/research-data-sharing-FAQs-msg"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hyperlink" Target="mailto:wli01@tamu.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wDUXQ11bUX8vc/5kepWowAFlQ==">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</go:docsCustomData>
</go:gDocsCustomXmlDataStorage>
</file>

<file path=customXml/itemProps1.xml><?xml version="1.0" encoding="utf-8"?>
<ds:datastoreItem xmlns:ds="http://schemas.openxmlformats.org/officeDocument/2006/customXml" ds:itemID="{6A4A0152-618D-5748-86CA-7923130385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17</Pages>
  <Words>5161</Words>
  <Characters>29423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Wanhe Li</dc:creator>
  <cp:keywords/>
  <dc:description/>
  <cp:lastModifiedBy>Esther Doria</cp:lastModifiedBy>
  <cp:revision>11</cp:revision>
  <dcterms:created xsi:type="dcterms:W3CDTF">2025-05-23T23:19:00Z</dcterms:created>
  <dcterms:modified xsi:type="dcterms:W3CDTF">2025-06-16T20:21:00Z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d33081278190c14f7efc49f6b67551db0cf9d7ab3fc6f1716b32e89101082b25</vt:lpwstr>
  </property>
</Properties>
</file>